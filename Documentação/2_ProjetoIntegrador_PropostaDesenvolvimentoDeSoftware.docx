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fluxo de atividades individual de colaboradores, também disponibilizando acesso restrito a funcionalidades para determinados níveis de cada membro. </w:t>
      </w:r>
      <w:r w:rsidRPr="00741788">
        <w:rPr>
          <w:rFonts w:ascii="Arial" w:hAnsi="Arial" w:cs="Arial"/>
          <w:iCs/>
          <w:color w:val="auto"/>
        </w:rPr>
        <w:t>As tarefas serão armazenadas de forma que possam ser atribuídas a determinados membros</w:t>
      </w:r>
      <w:r w:rsidRPr="00E03A27">
        <w:rPr>
          <w:rFonts w:ascii="Arial" w:hAnsi="Arial" w:cs="Arial"/>
          <w:iCs/>
          <w:color w:val="auto"/>
        </w:rPr>
        <w:t>. Sendo assim mantendo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cargo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Cadastrar</w:t>
            </w:r>
          </w:p>
          <w:p w:rsidR="00E03A27"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gerente</w:t>
            </w:r>
            <w:proofErr w:type="gramEnd"/>
            <w:r>
              <w:rPr>
                <w:rFonts w:ascii="Times New Roman" w:hAnsi="Times New Roman" w:cs="Times New Roman"/>
                <w:sz w:val="20"/>
                <w:szCs w:val="20"/>
              </w:rPr>
              <w:t xml:space="preserve"> </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Seu cadastro será realizado por um gerente já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e todas as outras demais funcionalidades responsáveis pelo gerenciamento do gerente fica responsável pelos de mesmo cargo. Utilizara a mesma interface de cadastro de um </w:t>
            </w:r>
            <w:r w:rsidR="0083258B" w:rsidRPr="0083258B">
              <w:rPr>
                <w:rFonts w:ascii="Times New Roman" w:hAnsi="Times New Roman" w:cs="Times New Roman"/>
                <w:sz w:val="20"/>
                <w:szCs w:val="20"/>
              </w:rPr>
              <w:t>colaborador</w:t>
            </w:r>
            <w:r>
              <w:rPr>
                <w:rFonts w:ascii="Times New Roman" w:hAnsi="Times New Roman" w:cs="Times New Roman"/>
                <w:sz w:val="20"/>
                <w:szCs w:val="20"/>
              </w:rPr>
              <w:t>,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Dessa forma o sistema fica sobre total controle dos gerentes, garantindo segurança quanto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do sistema.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74178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Cadastrar </w:t>
            </w:r>
            <w:r w:rsidR="00741788">
              <w:rPr>
                <w:rFonts w:ascii="Times New Roman" w:hAnsi="Times New Roman" w:cs="Times New Roman"/>
                <w:sz w:val="20"/>
                <w:szCs w:val="20"/>
              </w:rPr>
              <w:t>colaborador</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Somente um gerente será responsável pelo cadastro de um </w:t>
            </w:r>
            <w:r w:rsidR="00741788">
              <w:rPr>
                <w:rFonts w:ascii="Times New Roman" w:hAnsi="Times New Roman" w:cs="Times New Roman"/>
                <w:sz w:val="20"/>
                <w:szCs w:val="20"/>
              </w:rPr>
              <w:t>colaborador</w:t>
            </w:r>
            <w:r>
              <w:rPr>
                <w:rFonts w:ascii="Times New Roman" w:hAnsi="Times New Roman" w:cs="Times New Roman"/>
                <w:sz w:val="20"/>
                <w:szCs w:val="20"/>
              </w:rPr>
              <w:t xml:space="preserve">, assim como todo o seu gerenciamento, quando a alteração, e exclusão. Utilizara a </w:t>
            </w:r>
            <w:r>
              <w:rPr>
                <w:rFonts w:ascii="Times New Roman" w:hAnsi="Times New Roman" w:cs="Times New Roman"/>
                <w:sz w:val="20"/>
                <w:szCs w:val="20"/>
              </w:rPr>
              <w:lastRenderedPageBreak/>
              <w:t>mesma interface de cadastro de um gerente,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lastRenderedPageBreak/>
              <w:t xml:space="preserve">Os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es ficam responsáveis apenas pela realização de suas tarefas, sem ter que se envolver com o gerenciamento </w:t>
            </w:r>
            <w:proofErr w:type="gramStart"/>
            <w:r>
              <w:rPr>
                <w:rFonts w:ascii="Times New Roman" w:hAnsi="Times New Roman" w:cs="Times New Roman"/>
                <w:sz w:val="20"/>
                <w:szCs w:val="20"/>
              </w:rPr>
              <w:t>dos mesmo</w:t>
            </w:r>
            <w:proofErr w:type="gramEnd"/>
            <w:r>
              <w:rPr>
                <w:rFonts w:ascii="Times New Roman" w:hAnsi="Times New Roman" w:cs="Times New Roman"/>
                <w:sz w:val="20"/>
                <w:szCs w:val="20"/>
              </w:rPr>
              <w:t xml:space="preserve"> de seu </w:t>
            </w:r>
            <w:r>
              <w:rPr>
                <w:rFonts w:ascii="Times New Roman" w:hAnsi="Times New Roman" w:cs="Times New Roman"/>
                <w:sz w:val="20"/>
                <w:szCs w:val="20"/>
              </w:rPr>
              <w:lastRenderedPageBreak/>
              <w:t>cargo, e garante que os dados não serão alterados por outros membros da equipe que não sejam gerentes.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Agilidade na definição de tarefas, diminuindo a necessidade </w:t>
            </w:r>
            <w:proofErr w:type="gramStart"/>
            <w:r w:rsidRPr="00203E61">
              <w:rPr>
                <w:rFonts w:ascii="Times New Roman" w:hAnsi="Times New Roman" w:cs="Times New Roman"/>
                <w:sz w:val="20"/>
                <w:szCs w:val="20"/>
              </w:rPr>
              <w:t>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definir</w:t>
            </w:r>
            <w:proofErr w:type="gramEnd"/>
            <w:r w:rsidRPr="00203E61">
              <w:rPr>
                <w:rFonts w:ascii="Times New Roman" w:hAnsi="Times New Roman" w:cs="Times New Roman"/>
                <w:sz w:val="20"/>
                <w:szCs w:val="20"/>
              </w:rPr>
              <w:t xml:space="preserve"> as tarefas. Identifica o que cada usuário esta fazendo e qual atividade deve realizar, tornando o processo de resolução das atividades de forma organizada.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exclusão para membros do tipo gerente.</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Gerar histórico geral de todas as tarefas</w:t>
            </w:r>
          </w:p>
        </w:tc>
        <w:tc>
          <w:tcPr>
            <w:tcW w:w="2976"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Quando um gerente precisar se ausentar por algum motivo, com o histórico será possível verificar as tarefas realizadas. </w:t>
            </w:r>
          </w:p>
        </w:tc>
        <w:tc>
          <w:tcPr>
            <w:tcW w:w="2931"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um novo gerente</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que assumir o cargo não ficara dependente da pessoa física que assumia a função anterior a ele explicar suas tarefas e o que deve ser realizado.</w:t>
            </w:r>
          </w:p>
        </w:tc>
      </w:tr>
      <w:tr w:rsidR="00074A39" w:rsidRPr="00D219A9" w:rsidTr="00870E76">
        <w:tc>
          <w:tcPr>
            <w:tcW w:w="992" w:type="dxa"/>
          </w:tcPr>
          <w:p w:rsidR="00074A39" w:rsidRDefault="00074A39"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74A39" w:rsidRPr="00741788" w:rsidRDefault="00074A39" w:rsidP="00870E76">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074A39" w:rsidRDefault="00741788"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removido do sistema, este pode ser recuperado através desta funcionalidade.</w:t>
            </w:r>
          </w:p>
        </w:tc>
        <w:tc>
          <w:tcPr>
            <w:tcW w:w="2931" w:type="dxa"/>
          </w:tcPr>
          <w:p w:rsidR="00074A39" w:rsidRDefault="00741788"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 xml:space="preserve">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w:t>
      </w:r>
      <w:r w:rsidRPr="00D7697E">
        <w:rPr>
          <w:rFonts w:ascii="Arial" w:hAnsi="Arial" w:cs="Arial"/>
          <w:bCs/>
          <w:sz w:val="24"/>
        </w:rPr>
        <w:lastRenderedPageBreak/>
        <w:t>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funcionando. Como a logica do negocio esta baseada nas tarefas, foi definido um tempo maior para esta etapa, pois recebera muitas alterações, pelo fato de que o desenvolvimento do controle das tarefas será feito utilizado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lastRenderedPageBreak/>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commentRangeStart w:id="0"/>
      <w:r w:rsidRPr="00D70F85">
        <w:rPr>
          <w:rFonts w:ascii="Arial" w:hAnsi="Arial" w:cs="Arial"/>
          <w:b/>
          <w:bCs/>
          <w:color w:val="auto"/>
        </w:rPr>
        <w:t>Funcionais</w:t>
      </w:r>
      <w:commentRangeEnd w:id="0"/>
      <w:r w:rsidR="000E5709">
        <w:rPr>
          <w:rStyle w:val="Refdecomentrio"/>
          <w:rFonts w:asciiTheme="minorHAnsi" w:hAnsiTheme="minorHAnsi" w:cstheme="minorBidi"/>
          <w:color w:val="auto"/>
        </w:rPr>
        <w:commentReference w:id="0"/>
      </w:r>
      <w:r w:rsidRPr="00D70F85">
        <w:rPr>
          <w:rFonts w:ascii="Arial" w:hAnsi="Arial" w:cs="Arial"/>
          <w:b/>
          <w:bCs/>
          <w:color w:val="auto"/>
        </w:rPr>
        <w:t xml:space="preserve">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FC0B49">
            <w:pPr>
              <w:snapToGrid w:val="0"/>
              <w:spacing w:after="0" w:line="240" w:lineRule="auto"/>
            </w:pPr>
            <w:r>
              <w:t xml:space="preserve">O sistema devera fazer a inclusão, exclusão,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r w:rsidR="00606F85">
              <w:t>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3E71D1">
            <w:pPr>
              <w:snapToGrid w:val="0"/>
            </w:pPr>
            <w:proofErr w:type="gramStart"/>
            <w:r>
              <w:t>NF1.</w:t>
            </w:r>
            <w:proofErr w:type="gramEnd"/>
            <w:r>
              <w:t xml:space="preserve">2 </w:t>
            </w:r>
            <w:r w:rsidR="003E71D1">
              <w:t>Exclusão de funcionários.</w:t>
            </w:r>
          </w:p>
        </w:tc>
        <w:tc>
          <w:tcPr>
            <w:tcW w:w="2835" w:type="dxa"/>
          </w:tcPr>
          <w:p w:rsidR="005259E0" w:rsidRDefault="003E71D1" w:rsidP="00606F85">
            <w:pPr>
              <w:snapToGrid w:val="0"/>
            </w:pPr>
            <w:r>
              <w:t xml:space="preserve">Esta funcionalidade não remove totalmente o funcionário do banco,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Inserção de funcionário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4 Listar funcionários</w:t>
            </w:r>
          </w:p>
        </w:tc>
        <w:tc>
          <w:tcPr>
            <w:tcW w:w="2835" w:type="dxa"/>
          </w:tcPr>
          <w:p w:rsidR="008A1DD1" w:rsidRDefault="008A1DD1" w:rsidP="00DC0C27">
            <w:pPr>
              <w:snapToGrid w:val="0"/>
            </w:pPr>
            <w:r>
              <w:t>Somente serão apresentados os funcionários 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lastRenderedPageBreak/>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3E71D1" w:rsidP="00870E76">
            <w:pPr>
              <w:snapToGrid w:val="0"/>
              <w:spacing w:after="0" w:line="240" w:lineRule="auto"/>
            </w:pPr>
            <w:r w:rsidRPr="00B26CCC">
              <w:t>O sistema devera fazer a</w:t>
            </w:r>
            <w:r w:rsidR="00466050" w:rsidRPr="00B26CCC">
              <w:t xml:space="preserve"> inclusão, alteração,</w:t>
            </w:r>
            <w:r w:rsidRPr="00B26CCC">
              <w:t xml:space="preserve"> listar</w:t>
            </w:r>
            <w:r w:rsidR="00466050" w:rsidRPr="00B26CCC">
              <w:t xml:space="preserve"> e cancelar</w:t>
            </w:r>
            <w:r w:rsidRPr="00B26CCC">
              <w:t xml:space="preserve"> as tarefas cadastradas. Mantendo dados como descrição,</w:t>
            </w:r>
            <w:r w:rsidR="00606F85" w:rsidRPr="00B26CCC">
              <w:t xml:space="preserve"> </w:t>
            </w:r>
            <w:proofErr w:type="gramStart"/>
            <w:r w:rsidR="00606F85" w:rsidRPr="00B26CCC">
              <w:t>tipo de tarefa</w:t>
            </w:r>
            <w:r w:rsidR="00606F85" w:rsidRPr="00435219">
              <w:t>,</w:t>
            </w:r>
            <w:r w:rsidRPr="00435219">
              <w:t xml:space="preserve"> </w:t>
            </w:r>
            <w:r w:rsidR="00435219" w:rsidRPr="00435219">
              <w:t>funcionário responsável</w:t>
            </w:r>
            <w:r w:rsidRPr="00435219">
              <w:t>,</w:t>
            </w:r>
            <w:r w:rsidRPr="00B26CCC">
              <w:t xml:space="preserve"> data </w:t>
            </w:r>
            <w:r w:rsidR="00B26CCC" w:rsidRPr="00B26CCC">
              <w:t>inicio</w:t>
            </w:r>
            <w:proofErr w:type="gramEnd"/>
            <w:r w:rsidR="00B26CCC" w:rsidRPr="00B26CCC">
              <w:t xml:space="preserve"> e fim</w:t>
            </w:r>
            <w:r w:rsidRPr="00B26CCC">
              <w:t>,</w:t>
            </w:r>
            <w:r w:rsidR="00756EE8" w:rsidRPr="00B26CCC">
              <w:t xml:space="preserve"> </w:t>
            </w:r>
            <w:r w:rsidR="00D523A9">
              <w:t xml:space="preserve">frequência que deve ocorrer e </w:t>
            </w:r>
            <w:r w:rsidR="00756EE8" w:rsidRPr="00B26CCC">
              <w:t>status</w:t>
            </w:r>
            <w:r w:rsidRPr="00B26CCC">
              <w:t xml:space="preserve"> </w:t>
            </w:r>
            <w:r w:rsidR="00606F85" w:rsidRPr="00B26CCC">
              <w:t>da tarefa.</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0F2C64">
            <w:pPr>
              <w:snapToGrid w:val="0"/>
            </w:pPr>
            <w:proofErr w:type="gramStart"/>
            <w:r>
              <w:t>NF</w:t>
            </w:r>
            <w:r w:rsidR="000F2C64">
              <w:t>2</w:t>
            </w:r>
            <w:r>
              <w:t>.</w:t>
            </w:r>
            <w:proofErr w:type="gramEnd"/>
            <w:r>
              <w:t xml:space="preserve">2 Exclusão de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741788">
            <w:pPr>
              <w:snapToGrid w:val="0"/>
            </w:pPr>
            <w:proofErr w:type="gramStart"/>
            <w:r>
              <w:t>NF2.</w:t>
            </w:r>
            <w:proofErr w:type="gramEnd"/>
            <w:r w:rsidR="00741788">
              <w:t>3</w:t>
            </w:r>
            <w:r>
              <w:t xml:space="preserve"> Mostrar </w:t>
            </w:r>
            <w:r w:rsidR="00670EA9">
              <w:t>funcionários</w:t>
            </w:r>
            <w:r w:rsidR="008A1DD1">
              <w:t xml:space="preserve"> para cadastro.</w:t>
            </w:r>
          </w:p>
        </w:tc>
        <w:tc>
          <w:tcPr>
            <w:tcW w:w="2835" w:type="dxa"/>
          </w:tcPr>
          <w:p w:rsidR="00AA0C11" w:rsidRDefault="00670EA9" w:rsidP="00F90D14">
            <w:pPr>
              <w:snapToGrid w:val="0"/>
            </w:pPr>
            <w:r>
              <w:t>Somente serão apresentados funcionários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A94FF2"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F478A4">
              <w:rPr>
                <w:b/>
              </w:rPr>
              <w:t xml:space="preserve">Enviar </w:t>
            </w:r>
            <w:r w:rsidR="004A215A">
              <w:rPr>
                <w:b/>
              </w:rPr>
              <w:t xml:space="preserve">tarefa </w:t>
            </w:r>
            <w:r w:rsidR="00F478A4" w:rsidRPr="00F478A4">
              <w:rPr>
                <w:b/>
              </w:rPr>
              <w:t>para avaliação</w:t>
            </w:r>
          </w:p>
        </w:tc>
        <w:tc>
          <w:tcPr>
            <w:tcW w:w="1701" w:type="dxa"/>
            <w:gridSpan w:val="2"/>
          </w:tcPr>
          <w:p w:rsidR="00A94FF2" w:rsidRDefault="00A94FF2" w:rsidP="00870E76">
            <w:pPr>
              <w:snapToGrid w:val="0"/>
              <w:rPr>
                <w:b/>
              </w:rPr>
            </w:pPr>
            <w:r>
              <w:rPr>
                <w:b/>
              </w:rPr>
              <w:t>Oculto ()</w:t>
            </w:r>
          </w:p>
        </w:tc>
      </w:tr>
      <w:tr w:rsidR="00A94FF2" w:rsidTr="00870E76">
        <w:trPr>
          <w:trHeight w:val="749"/>
        </w:trPr>
        <w:tc>
          <w:tcPr>
            <w:tcW w:w="8640" w:type="dxa"/>
            <w:gridSpan w:val="5"/>
          </w:tcPr>
          <w:p w:rsidR="00A94FF2" w:rsidRDefault="00A94FF2" w:rsidP="00870E76">
            <w:pPr>
              <w:snapToGrid w:val="0"/>
              <w:spacing w:after="0" w:line="240" w:lineRule="auto"/>
            </w:pPr>
            <w:r>
              <w:t xml:space="preserve">O sistema devera apresentar </w:t>
            </w:r>
            <w:r w:rsidR="002E5C5F">
              <w:t xml:space="preserve">na tela inicial, </w:t>
            </w:r>
            <w:r>
              <w:t>um</w:t>
            </w:r>
            <w:r w:rsidR="00F478A4">
              <w:t xml:space="preserve"> botão</w:t>
            </w:r>
            <w:r>
              <w:t xml:space="preserve"> </w:t>
            </w:r>
            <w:r w:rsidR="00F478A4">
              <w:t>ao lado d</w:t>
            </w:r>
            <w:r>
              <w:t xml:space="preserve">as tarefas </w:t>
            </w:r>
            <w:r w:rsidR="00F478A4">
              <w:t>de cada colaborador,</w:t>
            </w:r>
            <w:r>
              <w:t xml:space="preserve"> esta funcionalidade</w:t>
            </w:r>
            <w:r w:rsidR="002E5C5F">
              <w:t xml:space="preserve"> é </w:t>
            </w:r>
            <w:r w:rsidR="001F24AB">
              <w:t>responsável por</w:t>
            </w:r>
            <w:r>
              <w:t xml:space="preserve"> altera</w:t>
            </w:r>
            <w:r w:rsidR="001F24AB">
              <w:t>r</w:t>
            </w:r>
            <w:r>
              <w:t xml:space="preserve"> o status da tarefa para “Em avaliação”.</w:t>
            </w:r>
          </w:p>
          <w:p w:rsidR="00A94FF2" w:rsidRDefault="00A94FF2" w:rsidP="00870E76">
            <w:pPr>
              <w:snapToGrid w:val="0"/>
              <w:spacing w:after="0" w:line="240" w:lineRule="auto"/>
            </w:pPr>
          </w:p>
        </w:tc>
      </w:tr>
      <w:tr w:rsidR="00A94FF2" w:rsidTr="00870E76">
        <w:trPr>
          <w:trHeight w:val="360"/>
        </w:trPr>
        <w:tc>
          <w:tcPr>
            <w:tcW w:w="8640" w:type="dxa"/>
            <w:gridSpan w:val="5"/>
            <w:shd w:val="clear" w:color="auto" w:fill="E6E6E6"/>
          </w:tcPr>
          <w:p w:rsidR="00A94FF2" w:rsidRDefault="00A94FF2"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A94FF2" w:rsidTr="00870E76">
        <w:tc>
          <w:tcPr>
            <w:tcW w:w="2829" w:type="dxa"/>
            <w:shd w:val="clear" w:color="auto" w:fill="E6E6E6"/>
            <w:vAlign w:val="center"/>
          </w:tcPr>
          <w:p w:rsidR="00A94FF2" w:rsidRDefault="00A94FF2" w:rsidP="00870E76">
            <w:pPr>
              <w:pStyle w:val="Tabela"/>
              <w:snapToGrid w:val="0"/>
              <w:jc w:val="center"/>
              <w:rPr>
                <w:b/>
                <w:bCs/>
              </w:rPr>
            </w:pPr>
            <w:r>
              <w:rPr>
                <w:b/>
                <w:bCs/>
              </w:rPr>
              <w:t>Nome</w:t>
            </w:r>
          </w:p>
        </w:tc>
        <w:tc>
          <w:tcPr>
            <w:tcW w:w="2835" w:type="dxa"/>
            <w:shd w:val="clear" w:color="auto" w:fill="E6E6E6"/>
            <w:vAlign w:val="center"/>
          </w:tcPr>
          <w:p w:rsidR="00A94FF2" w:rsidRDefault="00A94FF2" w:rsidP="00870E76">
            <w:pPr>
              <w:pStyle w:val="Tabela"/>
              <w:snapToGrid w:val="0"/>
              <w:jc w:val="center"/>
              <w:rPr>
                <w:b/>
                <w:bCs/>
              </w:rPr>
            </w:pPr>
            <w:r>
              <w:rPr>
                <w:b/>
                <w:bCs/>
              </w:rPr>
              <w:t>Restrição</w:t>
            </w:r>
          </w:p>
        </w:tc>
        <w:tc>
          <w:tcPr>
            <w:tcW w:w="1559" w:type="dxa"/>
            <w:gridSpan w:val="2"/>
            <w:shd w:val="clear" w:color="auto" w:fill="E6E6E6"/>
            <w:vAlign w:val="center"/>
          </w:tcPr>
          <w:p w:rsidR="00A94FF2" w:rsidRDefault="00A94FF2" w:rsidP="00870E76">
            <w:pPr>
              <w:pStyle w:val="Tabela"/>
              <w:snapToGrid w:val="0"/>
              <w:jc w:val="center"/>
              <w:rPr>
                <w:b/>
                <w:bCs/>
              </w:rPr>
            </w:pPr>
            <w:r>
              <w:rPr>
                <w:b/>
                <w:bCs/>
              </w:rPr>
              <w:t>Categoria</w:t>
            </w:r>
          </w:p>
        </w:tc>
        <w:tc>
          <w:tcPr>
            <w:tcW w:w="1417" w:type="dxa"/>
            <w:shd w:val="clear" w:color="auto" w:fill="E6E6E6"/>
            <w:vAlign w:val="center"/>
          </w:tcPr>
          <w:p w:rsidR="00A94FF2" w:rsidRDefault="00A94FF2" w:rsidP="00870E76">
            <w:pPr>
              <w:pStyle w:val="Tabela"/>
              <w:snapToGrid w:val="0"/>
              <w:jc w:val="center"/>
              <w:rPr>
                <w:b/>
                <w:bCs/>
              </w:rPr>
            </w:pPr>
            <w:r>
              <w:rPr>
                <w:b/>
                <w:bCs/>
              </w:rPr>
              <w:t>Desejável</w:t>
            </w:r>
          </w:p>
        </w:tc>
      </w:tr>
      <w:tr w:rsidR="00A94FF2" w:rsidTr="00870E76">
        <w:trPr>
          <w:trHeight w:hRule="exact" w:val="1304"/>
        </w:trPr>
        <w:tc>
          <w:tcPr>
            <w:tcW w:w="2829" w:type="dxa"/>
          </w:tcPr>
          <w:p w:rsidR="00A94FF2" w:rsidRDefault="00A94FF2" w:rsidP="00055C29">
            <w:pPr>
              <w:snapToGrid w:val="0"/>
            </w:pPr>
            <w:proofErr w:type="gramStart"/>
            <w:r>
              <w:t>NF</w:t>
            </w:r>
            <w:r w:rsidR="000F2C64">
              <w:t>3</w:t>
            </w:r>
            <w:r>
              <w:t>.</w:t>
            </w:r>
            <w:proofErr w:type="gramEnd"/>
            <w:r>
              <w:t xml:space="preserve">1 </w:t>
            </w:r>
            <w:r w:rsidR="00055C29">
              <w:t>Cor do botão</w:t>
            </w:r>
          </w:p>
        </w:tc>
        <w:tc>
          <w:tcPr>
            <w:tcW w:w="2835" w:type="dxa"/>
          </w:tcPr>
          <w:p w:rsidR="00A94FF2" w:rsidRDefault="00055C29" w:rsidP="00870E76">
            <w:pPr>
              <w:snapToGrid w:val="0"/>
            </w:pPr>
            <w:r>
              <w:t xml:space="preserve">Será </w:t>
            </w:r>
            <w:r w:rsidR="005E0BE1">
              <w:t>definida</w:t>
            </w:r>
            <w:r>
              <w:t xml:space="preserve"> uma cor diferente dos demais botões</w:t>
            </w:r>
          </w:p>
        </w:tc>
        <w:tc>
          <w:tcPr>
            <w:tcW w:w="1559" w:type="dxa"/>
            <w:gridSpan w:val="2"/>
          </w:tcPr>
          <w:p w:rsidR="00A94FF2" w:rsidRDefault="00055C29" w:rsidP="00870E76">
            <w:pPr>
              <w:snapToGrid w:val="0"/>
            </w:pPr>
            <w:r>
              <w:t>Usabilidade</w:t>
            </w:r>
          </w:p>
        </w:tc>
        <w:tc>
          <w:tcPr>
            <w:tcW w:w="1417" w:type="dxa"/>
          </w:tcPr>
          <w:p w:rsidR="00A94FF2" w:rsidRDefault="00A94FF2" w:rsidP="00870E76">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lastRenderedPageBreak/>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423BF2" w:rsidRDefault="00423BF2"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lastRenderedPageBreak/>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423BF2" w:rsidRDefault="00423BF2"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lastRenderedPageBreak/>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5F6138">
            <w:pPr>
              <w:snapToGrid w:val="0"/>
              <w:spacing w:after="0" w:line="240" w:lineRule="auto"/>
            </w:pPr>
            <w:r>
              <w:t>O sistema devera apresentar uma tela onde o gerente possa recuperar usuários que foram removidos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416F91">
            <w:pPr>
              <w:snapToGrid w:val="0"/>
              <w:spacing w:after="0" w:line="240" w:lineRule="auto"/>
            </w:pPr>
            <w:r w:rsidRPr="00E743DD">
              <w:t xml:space="preserve">O servidor devera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423BF2" w:rsidRDefault="00423BF2"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lastRenderedPageBreak/>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111011">
            <w:pPr>
              <w:snapToGrid w:val="0"/>
              <w:jc w:val="center"/>
            </w:pPr>
            <w:proofErr w:type="gramStart"/>
            <w:r>
              <w:t xml:space="preserve">(   </w:t>
            </w:r>
            <w:proofErr w:type="gramEnd"/>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670EA9">
            <w:pPr>
              <w:snapToGrid w:val="0"/>
            </w:pPr>
            <w:r>
              <w:t>O sistema será armazenado</w:t>
            </w:r>
            <w:proofErr w:type="gramStart"/>
            <w:r>
              <w:t xml:space="preserve">  </w:t>
            </w:r>
            <w:proofErr w:type="gramEnd"/>
            <w:r>
              <w:t xml:space="preserve">em um servidor gratuito </w:t>
            </w:r>
            <w:proofErr w:type="spellStart"/>
            <w:r>
              <w:t>hostinger</w:t>
            </w:r>
            <w:proofErr w:type="spellEnd"/>
            <w:r>
              <w:t>.</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670EA9">
            <w:pPr>
              <w:snapToGrid w:val="0"/>
            </w:pPr>
            <w:r>
              <w:t xml:space="preserve">Será utilizado o </w:t>
            </w:r>
            <w:proofErr w:type="spellStart"/>
            <w:r>
              <w:t>cron-job</w:t>
            </w:r>
            <w:proofErr w:type="spellEnd"/>
            <w:r>
              <w:t xml:space="preserve"> do próprio servidor que pretende ser hospedado para chamadas de scripts diários</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2E5C5F" w:rsidRDefault="002E5C5F"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rPr>
            </w:pPr>
            <w:r w:rsidRPr="00512F62">
              <w:rPr>
                <w:rFonts w:ascii="Arial" w:hAnsi="Arial" w:cs="Arial"/>
                <w:bCs/>
              </w:rPr>
              <w:t>Avaliar Tarefa</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Concluir 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 xml:space="preserve">Responsável por mostrar as tarefas que cada um dos colaboradores, deve realizar no </w:t>
            </w:r>
            <w:r w:rsidRPr="00435219">
              <w:rPr>
                <w:rFonts w:ascii="Arial" w:hAnsi="Arial" w:cs="Arial"/>
                <w:bCs/>
                <w:szCs w:val="24"/>
              </w:rPr>
              <w:lastRenderedPageBreak/>
              <w:t>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lastRenderedPageBreak/>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lastRenderedPageBreak/>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Pr="00150A99" w:rsidRDefault="000E5709"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9272BC" w:rsidRDefault="009272BC"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lastRenderedPageBreak/>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Default="007A52DC" w:rsidP="007A52DC">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Pr="00150A99"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4851400" cy="4450920"/>
            <wp:effectExtent l="0" t="0" r="635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3710" cy="4453039"/>
                    </a:xfrm>
                    <a:prstGeom prst="rect">
                      <a:avLst/>
                    </a:prstGeom>
                  </pic:spPr>
                </pic:pic>
              </a:graphicData>
            </a:graphic>
          </wp:inline>
        </w:drawing>
      </w:r>
    </w:p>
    <w:p w:rsidR="00423BF2" w:rsidRDefault="00423BF2" w:rsidP="0039344E">
      <w:pPr>
        <w:autoSpaceDE w:val="0"/>
        <w:autoSpaceDN w:val="0"/>
        <w:adjustRightInd w:val="0"/>
        <w:spacing w:after="0" w:line="240" w:lineRule="auto"/>
        <w:jc w:val="both"/>
        <w:rPr>
          <w:rFonts w:ascii="Arial" w:hAnsi="Arial" w:cs="Arial"/>
          <w:b/>
          <w:bCs/>
          <w:sz w:val="24"/>
          <w:szCs w:val="24"/>
        </w:rPr>
      </w:pPr>
    </w:p>
    <w:p w:rsidR="00423BF2" w:rsidRDefault="00423BF2"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lastRenderedPageBreak/>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1658A0" w:rsidRDefault="001658A0" w:rsidP="001658A0">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p w:rsidR="009D6FB6" w:rsidRPr="009D6FB6" w:rsidRDefault="009D6FB6" w:rsidP="009D6FB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Pr="001658A0" w:rsidRDefault="003473B4" w:rsidP="001658A0">
      <w:pPr>
        <w:autoSpaceDE w:val="0"/>
        <w:autoSpaceDN w:val="0"/>
        <w:adjustRightInd w:val="0"/>
        <w:spacing w:after="0" w:line="240" w:lineRule="auto"/>
        <w:jc w:val="both"/>
        <w:rPr>
          <w:rFonts w:ascii="Arial" w:hAnsi="Arial" w:cs="Arial"/>
          <w:b/>
          <w:bCs/>
          <w:sz w:val="24"/>
          <w:szCs w:val="24"/>
        </w:rPr>
      </w:pPr>
    </w:p>
    <w:p w:rsidR="00870E76" w:rsidRDefault="00870E76"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equipe&lt;Cadastrar Membro&gt;</w:t>
      </w:r>
    </w:p>
    <w:p w:rsidR="00870E76" w:rsidRDefault="00870E76" w:rsidP="00870E7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E3721A">
        <w:tc>
          <w:tcPr>
            <w:tcW w:w="8363" w:type="dxa"/>
            <w:gridSpan w:val="2"/>
          </w:tcPr>
          <w:p w:rsidR="003473B4" w:rsidRDefault="003473B4" w:rsidP="00E3721A">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Pr>
                <w:rFonts w:ascii="Arial" w:hAnsi="Arial" w:cs="Arial"/>
                <w:sz w:val="24"/>
                <w:szCs w:val="24"/>
              </w:rPr>
              <w:t xml:space="preserve">6.2 Caso o gerente tente cadastrar um usuário já existem o sistema apresenta uma mensagem que aquele usuário já esta cadastrado no sistema e que se o mesmo não tem acesso ao usuário que deseja </w:t>
            </w:r>
            <w:r w:rsidR="00995AF3">
              <w:rPr>
                <w:rFonts w:ascii="Arial" w:hAnsi="Arial" w:cs="Arial"/>
                <w:sz w:val="24"/>
                <w:szCs w:val="24"/>
              </w:rPr>
              <w:t>cadastrar,</w:t>
            </w:r>
            <w:r>
              <w:rPr>
                <w:rFonts w:ascii="Arial" w:hAnsi="Arial" w:cs="Arial"/>
                <w:sz w:val="24"/>
                <w:szCs w:val="24"/>
              </w:rPr>
              <w:t xml:space="preserve"> que o </w:t>
            </w:r>
            <w:r w:rsidR="00995AF3">
              <w:rPr>
                <w:rFonts w:ascii="Arial" w:hAnsi="Arial" w:cs="Arial"/>
                <w:sz w:val="24"/>
                <w:szCs w:val="24"/>
              </w:rPr>
              <w:t>gerente</w:t>
            </w:r>
            <w:r>
              <w:rPr>
                <w:rFonts w:ascii="Arial" w:hAnsi="Arial" w:cs="Arial"/>
                <w:sz w:val="24"/>
                <w:szCs w:val="24"/>
              </w:rPr>
              <w:t xml:space="preserve"> pode </w:t>
            </w:r>
            <w:r w:rsidR="00995AF3">
              <w:rPr>
                <w:rFonts w:ascii="Arial" w:hAnsi="Arial" w:cs="Arial"/>
                <w:sz w:val="24"/>
                <w:szCs w:val="24"/>
              </w:rPr>
              <w:t>acessar</w:t>
            </w:r>
            <w:r>
              <w:rPr>
                <w:rFonts w:ascii="Arial" w:hAnsi="Arial" w:cs="Arial"/>
                <w:sz w:val="24"/>
                <w:szCs w:val="24"/>
              </w:rPr>
              <w:t xml:space="preserve"> a aba de recuperação de membro</w:t>
            </w:r>
            <w:proofErr w:type="gramStart"/>
            <w:r>
              <w:rPr>
                <w:rFonts w:ascii="Arial" w:hAnsi="Arial" w:cs="Arial"/>
                <w:sz w:val="24"/>
                <w:szCs w:val="24"/>
              </w:rPr>
              <w:t xml:space="preserve"> pois</w:t>
            </w:r>
            <w:proofErr w:type="gramEnd"/>
            <w:r>
              <w:rPr>
                <w:rFonts w:ascii="Arial" w:hAnsi="Arial" w:cs="Arial"/>
                <w:sz w:val="24"/>
                <w:szCs w:val="24"/>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Default="00C36B9E"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p w:rsidR="00870E76" w:rsidRDefault="00870E76" w:rsidP="00870E7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E3721A">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lastRenderedPageBreak/>
              <w:t>4.1 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Default="000F0D64"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p w:rsidR="00870E76" w:rsidRDefault="00870E76" w:rsidP="00870E7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E3721A">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Default="00870E76"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B837A6">
        <w:rPr>
          <w:rFonts w:ascii="Arial" w:hAnsi="Arial" w:cs="Arial"/>
          <w:b/>
          <w:bCs/>
          <w:sz w:val="24"/>
          <w:szCs w:val="24"/>
        </w:rPr>
        <w:t>Remover</w:t>
      </w:r>
      <w:r>
        <w:rPr>
          <w:rFonts w:ascii="Arial" w:hAnsi="Arial" w:cs="Arial"/>
          <w:b/>
          <w:bCs/>
          <w:sz w:val="24"/>
          <w:szCs w:val="24"/>
        </w:rPr>
        <w:t xml:space="preserve"> Membro&gt;</w:t>
      </w:r>
    </w:p>
    <w:p w:rsidR="00870E76" w:rsidRDefault="00870E76" w:rsidP="00870E7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0B291C">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r>
              <w:rPr>
                <w:rFonts w:ascii="Arial" w:hAnsi="Arial" w:cs="Arial"/>
                <w:sz w:val="24"/>
                <w:szCs w:val="24"/>
              </w:rPr>
              <w:t>Pré-condição: existir o membro que deseja remover</w:t>
            </w:r>
          </w:p>
        </w:tc>
      </w:tr>
      <w:tr w:rsidR="003473B4" w:rsidRPr="00DE681A" w:rsidTr="00E3721A">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0B291C">
            <w:pPr>
              <w:rPr>
                <w:rFonts w:ascii="Arial" w:hAnsi="Arial" w:cs="Arial"/>
                <w:sz w:val="24"/>
                <w:szCs w:val="24"/>
              </w:rPr>
            </w:pPr>
            <w:r>
              <w:rPr>
                <w:rFonts w:ascii="Arial" w:hAnsi="Arial" w:cs="Arial"/>
                <w:sz w:val="24"/>
                <w:szCs w:val="24"/>
              </w:rPr>
              <w:t xml:space="preserve">5- O gerente seleciona a opção de </w:t>
            </w:r>
            <w:r>
              <w:rPr>
                <w:rFonts w:ascii="Arial" w:hAnsi="Arial" w:cs="Arial"/>
                <w:sz w:val="24"/>
                <w:szCs w:val="24"/>
              </w:rPr>
              <w:lastRenderedPageBreak/>
              <w:t>remover, botão localizado ao lado dos dados do referido membro.</w:t>
            </w:r>
          </w:p>
        </w:tc>
        <w:tc>
          <w:tcPr>
            <w:tcW w:w="4011" w:type="dxa"/>
          </w:tcPr>
          <w:p w:rsidR="002E1B2D" w:rsidRDefault="002E1B2D" w:rsidP="000B291C">
            <w:pPr>
              <w:rPr>
                <w:rFonts w:ascii="Arial" w:hAnsi="Arial" w:cs="Arial"/>
                <w:sz w:val="24"/>
                <w:szCs w:val="24"/>
              </w:rPr>
            </w:pPr>
            <w:r>
              <w:rPr>
                <w:rFonts w:ascii="Arial" w:hAnsi="Arial" w:cs="Arial"/>
                <w:sz w:val="24"/>
                <w:szCs w:val="24"/>
              </w:rPr>
              <w:lastRenderedPageBreak/>
              <w:t xml:space="preserve">6- O sistema altera a variável ativo </w:t>
            </w:r>
            <w:r>
              <w:rPr>
                <w:rFonts w:ascii="Arial" w:hAnsi="Arial" w:cs="Arial"/>
                <w:sz w:val="24"/>
                <w:szCs w:val="24"/>
              </w:rPr>
              <w:lastRenderedPageBreak/>
              <w:t>do membro seleciona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2E1B2D" w:rsidRDefault="002E1B2D" w:rsidP="00870E76">
      <w:pPr>
        <w:autoSpaceDE w:val="0"/>
        <w:autoSpaceDN w:val="0"/>
        <w:adjustRightInd w:val="0"/>
        <w:spacing w:after="0" w:line="240" w:lineRule="auto"/>
        <w:jc w:val="both"/>
        <w:rPr>
          <w:rFonts w:ascii="Arial" w:hAnsi="Arial" w:cs="Arial"/>
          <w:b/>
          <w:bCs/>
          <w:sz w:val="24"/>
          <w:szCs w:val="24"/>
        </w:rPr>
      </w:pPr>
    </w:p>
    <w:p w:rsidR="002E1B2D" w:rsidRDefault="002E1B2D" w:rsidP="00870E76">
      <w:pPr>
        <w:autoSpaceDE w:val="0"/>
        <w:autoSpaceDN w:val="0"/>
        <w:adjustRightInd w:val="0"/>
        <w:spacing w:after="0" w:line="240" w:lineRule="auto"/>
        <w:jc w:val="both"/>
        <w:rPr>
          <w:rFonts w:ascii="Arial" w:hAnsi="Arial" w:cs="Arial"/>
          <w:b/>
          <w:bCs/>
          <w:sz w:val="24"/>
          <w:szCs w:val="24"/>
        </w:rPr>
      </w:pPr>
    </w:p>
    <w:p w:rsidR="00870E76" w:rsidRDefault="00995AF3"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 &lt;Cadastrar Tarefa&gt;</w:t>
      </w:r>
    </w:p>
    <w:p w:rsidR="00400F5A" w:rsidRDefault="00400F5A" w:rsidP="00400F5A">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E3721A">
        <w:tc>
          <w:tcPr>
            <w:tcW w:w="8363" w:type="dxa"/>
            <w:gridSpan w:val="2"/>
          </w:tcPr>
          <w:p w:rsidR="003473B4" w:rsidRDefault="003473B4" w:rsidP="00E3721A">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proofErr w:type="gramStart"/>
            <w:r>
              <w:rPr>
                <w:rFonts w:ascii="Arial" w:hAnsi="Arial" w:cs="Arial"/>
                <w:sz w:val="24"/>
                <w:szCs w:val="24"/>
              </w:rPr>
              <w:t>as</w:t>
            </w:r>
            <w:proofErr w:type="gramEnd"/>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6.1 – Durante o preenchimento o sistema não apresenta os campos data inicio e nem o data limite, após o gerente selecionar cadastrar o sistema valida os dados informados.</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6.2 – 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0548A1">
            <w:pPr>
              <w:rPr>
                <w:rFonts w:ascii="Arial" w:hAnsi="Arial" w:cs="Arial"/>
                <w:sz w:val="24"/>
                <w:szCs w:val="24"/>
              </w:rPr>
            </w:pPr>
            <w:r>
              <w:rPr>
                <w:rFonts w:ascii="Arial" w:hAnsi="Arial" w:cs="Arial"/>
                <w:sz w:val="24"/>
                <w:szCs w:val="24"/>
              </w:rPr>
              <w:t xml:space="preserve">6.2 Caso o gerente selecione a opção mensalmente ou </w:t>
            </w:r>
            <w:r w:rsidR="000548A1">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Pr="00400F5A" w:rsidRDefault="003473B4" w:rsidP="00400F5A">
      <w:pPr>
        <w:autoSpaceDE w:val="0"/>
        <w:autoSpaceDN w:val="0"/>
        <w:adjustRightInd w:val="0"/>
        <w:spacing w:after="0" w:line="240" w:lineRule="auto"/>
        <w:jc w:val="both"/>
        <w:rPr>
          <w:rFonts w:ascii="Arial" w:hAnsi="Arial" w:cs="Arial"/>
          <w:b/>
          <w:bCs/>
          <w:sz w:val="24"/>
          <w:szCs w:val="24"/>
        </w:rPr>
      </w:pPr>
    </w:p>
    <w:p w:rsidR="00400F5A" w:rsidRDefault="00400F5A"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Recuperar Membro Equipe</w:t>
      </w:r>
    </w:p>
    <w:p w:rsidR="00567086" w:rsidRDefault="00567086" w:rsidP="0056708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que tenha sido removido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E3721A">
        <w:tc>
          <w:tcPr>
            <w:tcW w:w="8363" w:type="dxa"/>
            <w:gridSpan w:val="2"/>
          </w:tcPr>
          <w:p w:rsidR="003473B4" w:rsidRDefault="003473B4" w:rsidP="00E3721A">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Pr>
                <w:rFonts w:ascii="Arial" w:hAnsi="Arial" w:cs="Arial"/>
                <w:sz w:val="24"/>
                <w:szCs w:val="24"/>
              </w:rPr>
              <w:t>às tarefas</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2- O sistema apresenta a interface com todas as opções referentes às tarefas.</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423BF2" w:rsidRDefault="00567086" w:rsidP="0099596D">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p w:rsidR="0099596D" w:rsidRPr="00870E76" w:rsidRDefault="0099596D" w:rsidP="0099596D">
      <w:pPr>
        <w:pStyle w:val="PargrafodaLista"/>
        <w:autoSpaceDE w:val="0"/>
        <w:autoSpaceDN w:val="0"/>
        <w:adjustRightInd w:val="0"/>
        <w:spacing w:after="0" w:line="240" w:lineRule="auto"/>
        <w:ind w:left="1080"/>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E3721A">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4.1 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Pr="0099596D" w:rsidRDefault="003473B4" w:rsidP="0099596D">
      <w:pPr>
        <w:autoSpaceDE w:val="0"/>
        <w:autoSpaceDN w:val="0"/>
        <w:adjustRightInd w:val="0"/>
        <w:spacing w:after="0" w:line="240" w:lineRule="auto"/>
        <w:jc w:val="both"/>
        <w:rPr>
          <w:rFonts w:ascii="Arial" w:hAnsi="Arial" w:cs="Arial"/>
          <w:b/>
          <w:bCs/>
          <w:sz w:val="24"/>
          <w:szCs w:val="24"/>
        </w:rPr>
      </w:pPr>
    </w:p>
    <w:p w:rsidR="00567086" w:rsidRDefault="0099596D" w:rsidP="001658A0">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Tarefa&lt;Alterar Tarefa&gt;</w:t>
      </w:r>
    </w:p>
    <w:p w:rsidR="00E55E2B" w:rsidRPr="00423BF2" w:rsidRDefault="00E55E2B" w:rsidP="00423BF2">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E3721A">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proofErr w:type="gramStart"/>
            <w:r w:rsidR="00E743DD">
              <w:rPr>
                <w:rFonts w:ascii="Arial" w:hAnsi="Arial" w:cs="Arial"/>
                <w:sz w:val="24"/>
                <w:szCs w:val="24"/>
              </w:rPr>
              <w:t>as</w:t>
            </w:r>
            <w:proofErr w:type="gramEnd"/>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w:t>
            </w:r>
            <w:r w:rsidR="00E743DD">
              <w:rPr>
                <w:rFonts w:ascii="Arial" w:hAnsi="Arial" w:cs="Arial"/>
                <w:sz w:val="24"/>
                <w:szCs w:val="24"/>
              </w:rPr>
              <w:t>s</w:t>
            </w:r>
            <w:proofErr w:type="gramEnd"/>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8.1 – 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7.2 – O gerente seleciona no campo frequência a opção mensalmente, ou esporadicamente.</w:t>
            </w:r>
          </w:p>
          <w:p w:rsidR="00E55E2B" w:rsidRPr="00305C63" w:rsidRDefault="00E55E2B" w:rsidP="00E54D46">
            <w:pPr>
              <w:rPr>
                <w:rFonts w:ascii="Arial" w:hAnsi="Arial" w:cs="Arial"/>
                <w:sz w:val="24"/>
                <w:szCs w:val="24"/>
              </w:rPr>
            </w:pPr>
            <w:r>
              <w:rPr>
                <w:rFonts w:ascii="Arial" w:hAnsi="Arial" w:cs="Arial"/>
                <w:sz w:val="24"/>
                <w:szCs w:val="24"/>
              </w:rPr>
              <w:t>8.2 – O sistema apresenta os campos data inicio e data limite, após o gerente preencher os campos e selecionar cadastrar o sistema valida os dados informados.</w:t>
            </w:r>
          </w:p>
        </w:tc>
      </w:tr>
      <w:tr w:rsidR="003637B3" w:rsidRPr="00DE681A" w:rsidTr="00E3721A">
        <w:tc>
          <w:tcPr>
            <w:tcW w:w="8363" w:type="dxa"/>
            <w:gridSpan w:val="2"/>
          </w:tcPr>
          <w:p w:rsidR="003637B3" w:rsidRPr="00DE681A" w:rsidRDefault="003637B3" w:rsidP="00E3721A">
            <w:pPr>
              <w:rPr>
                <w:rFonts w:ascii="Arial" w:hAnsi="Arial" w:cs="Arial"/>
                <w:b/>
                <w:sz w:val="24"/>
                <w:szCs w:val="24"/>
              </w:rPr>
            </w:pPr>
            <w:r w:rsidRPr="00DE681A">
              <w:rPr>
                <w:rFonts w:ascii="Arial" w:hAnsi="Arial" w:cs="Arial"/>
                <w:b/>
                <w:sz w:val="24"/>
                <w:szCs w:val="24"/>
              </w:rPr>
              <w:t>Fluxo de exceção:</w:t>
            </w:r>
          </w:p>
        </w:tc>
      </w:tr>
      <w:tr w:rsidR="003637B3" w:rsidRPr="00DE681A" w:rsidTr="00E3721A">
        <w:tc>
          <w:tcPr>
            <w:tcW w:w="8363" w:type="dxa"/>
            <w:gridSpan w:val="2"/>
          </w:tcPr>
          <w:p w:rsidR="003637B3" w:rsidRDefault="003637B3" w:rsidP="00E3721A">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E3721A">
        <w:tc>
          <w:tcPr>
            <w:tcW w:w="4352" w:type="dxa"/>
          </w:tcPr>
          <w:p w:rsidR="00771EC2" w:rsidRPr="003E5DD3" w:rsidRDefault="003637B3" w:rsidP="00E3721A">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E3721A">
            <w:pPr>
              <w:jc w:val="center"/>
              <w:rPr>
                <w:rFonts w:ascii="Arial" w:hAnsi="Arial" w:cs="Arial"/>
                <w:sz w:val="24"/>
                <w:szCs w:val="24"/>
              </w:rPr>
            </w:pPr>
            <w:r w:rsidRPr="003E5DD3">
              <w:rPr>
                <w:rFonts w:ascii="Arial" w:hAnsi="Arial" w:cs="Arial"/>
                <w:sz w:val="24"/>
                <w:szCs w:val="24"/>
              </w:rPr>
              <w:t>Sistema</w:t>
            </w:r>
          </w:p>
        </w:tc>
      </w:tr>
      <w:tr w:rsidR="00771EC2" w:rsidRPr="00DE681A" w:rsidTr="00E3721A">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E3721A">
        <w:tc>
          <w:tcPr>
            <w:tcW w:w="4352" w:type="dxa"/>
          </w:tcPr>
          <w:p w:rsidR="003E5DD3" w:rsidRPr="003E5DD3" w:rsidRDefault="003E5DD3" w:rsidP="00E3721A">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proofErr w:type="gramStart"/>
            <w:r w:rsidRPr="003E5DD3">
              <w:rPr>
                <w:rFonts w:ascii="Arial" w:hAnsi="Arial" w:cs="Arial"/>
                <w:sz w:val="24"/>
                <w:szCs w:val="24"/>
              </w:rPr>
              <w:t>tarefas</w:t>
            </w:r>
            <w:proofErr w:type="gramEnd"/>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Default="00E55E2B" w:rsidP="00E55E2B">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p w:rsidR="00E55E2B" w:rsidRPr="00423BF2" w:rsidRDefault="00E55E2B" w:rsidP="00423BF2">
      <w:pPr>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5C37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E3721A">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2- O sistema apresenta a interface com todas as opções referentes aos membros.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5C37DA">
            <w:pPr>
              <w:rPr>
                <w:rFonts w:ascii="Arial" w:hAnsi="Arial" w:cs="Arial"/>
                <w:sz w:val="24"/>
                <w:szCs w:val="24"/>
              </w:rPr>
            </w:pPr>
            <w:r>
              <w:rPr>
                <w:rFonts w:ascii="Arial" w:hAnsi="Arial" w:cs="Arial"/>
                <w:sz w:val="24"/>
                <w:szCs w:val="24"/>
              </w:rPr>
              <w:t>5- O gerente seleciona a opção de remover,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7- O sistema apresenta a mensagem de tarefa removida com sucesso.</w:t>
            </w:r>
          </w:p>
        </w:tc>
      </w:tr>
    </w:tbl>
    <w:p w:rsidR="00423BF2" w:rsidRPr="00423BF2" w:rsidRDefault="00423BF2" w:rsidP="00423BF2">
      <w:pPr>
        <w:rPr>
          <w:rFonts w:ascii="Arial" w:hAnsi="Arial" w:cs="Arial"/>
          <w:b/>
          <w:bCs/>
          <w:sz w:val="24"/>
          <w:szCs w:val="24"/>
        </w:rPr>
      </w:pPr>
    </w:p>
    <w:p w:rsidR="00E55E2B" w:rsidRDefault="003A480E" w:rsidP="00E55E2B">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w:t>
      </w:r>
      <w:r w:rsidR="001D64D4">
        <w:rPr>
          <w:rFonts w:ascii="Arial" w:hAnsi="Arial" w:cs="Arial"/>
          <w:b/>
          <w:bCs/>
          <w:sz w:val="24"/>
          <w:szCs w:val="24"/>
        </w:rPr>
        <w:t>Avaliar</w:t>
      </w:r>
      <w:r>
        <w:rPr>
          <w:rFonts w:ascii="Arial" w:hAnsi="Arial" w:cs="Arial"/>
          <w:b/>
          <w:bCs/>
          <w:sz w:val="24"/>
          <w:szCs w:val="24"/>
        </w:rPr>
        <w:t xml:space="preserve"> Tarefa</w:t>
      </w:r>
    </w:p>
    <w:p w:rsidR="003A480E" w:rsidRDefault="003A480E" w:rsidP="003A480E">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E3721A">
        <w:tc>
          <w:tcPr>
            <w:tcW w:w="8363" w:type="dxa"/>
            <w:gridSpan w:val="2"/>
          </w:tcPr>
          <w:p w:rsidR="00C46217" w:rsidRDefault="00C46217" w:rsidP="00E3721A">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O sistema apresenta uma mensagem </w:t>
            </w:r>
            <w:r w:rsidR="00E54D46">
              <w:rPr>
                <w:rFonts w:ascii="Arial" w:hAnsi="Arial" w:cs="Arial"/>
                <w:sz w:val="24"/>
                <w:szCs w:val="24"/>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O </w:t>
            </w:r>
            <w:r w:rsidR="00435219" w:rsidRPr="00435219">
              <w:rPr>
                <w:rFonts w:ascii="Arial" w:hAnsi="Arial" w:cs="Arial"/>
                <w:sz w:val="24"/>
                <w:szCs w:val="24"/>
              </w:rPr>
              <w:t>colaborador</w:t>
            </w:r>
            <w:r w:rsidR="00435219">
              <w:rPr>
                <w:rFonts w:ascii="Arial" w:hAnsi="Arial" w:cs="Arial"/>
                <w:sz w:val="24"/>
                <w:szCs w:val="24"/>
              </w:rPr>
              <w:t xml:space="preserve"> </w:t>
            </w:r>
            <w:r w:rsidR="00E54D46">
              <w:rPr>
                <w:rFonts w:ascii="Arial" w:hAnsi="Arial" w:cs="Arial"/>
                <w:sz w:val="24"/>
                <w:szCs w:val="24"/>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lastRenderedPageBreak/>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p w:rsidR="00E54D46" w:rsidRPr="00DE681A" w:rsidRDefault="00E54D46" w:rsidP="00E54D46">
            <w:pPr>
              <w:rPr>
                <w:rFonts w:ascii="Arial" w:hAnsi="Arial" w:cs="Arial"/>
                <w:sz w:val="24"/>
                <w:szCs w:val="24"/>
              </w:rPr>
            </w:pPr>
          </w:p>
        </w:tc>
      </w:tr>
    </w:tbl>
    <w:p w:rsidR="00423BF2" w:rsidRDefault="00423BF2" w:rsidP="003A480E">
      <w:pPr>
        <w:autoSpaceDE w:val="0"/>
        <w:autoSpaceDN w:val="0"/>
        <w:adjustRightInd w:val="0"/>
        <w:spacing w:after="0" w:line="240" w:lineRule="auto"/>
        <w:jc w:val="both"/>
        <w:rPr>
          <w:rFonts w:ascii="Arial" w:hAnsi="Arial" w:cs="Arial"/>
          <w:b/>
          <w:bCs/>
          <w:sz w:val="24"/>
          <w:szCs w:val="24"/>
        </w:rPr>
      </w:pPr>
    </w:p>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3A480E" w:rsidRPr="00B823FD" w:rsidRDefault="003A480E" w:rsidP="00E55E2B">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1D64D4">
        <w:rPr>
          <w:rFonts w:ascii="Arial" w:hAnsi="Arial" w:cs="Arial"/>
          <w:b/>
          <w:bCs/>
          <w:sz w:val="24"/>
          <w:szCs w:val="24"/>
        </w:rPr>
        <w:t>Concluir</w:t>
      </w:r>
      <w:r w:rsidRPr="00B823FD">
        <w:rPr>
          <w:rFonts w:ascii="Arial" w:hAnsi="Arial" w:cs="Arial"/>
          <w:b/>
          <w:bCs/>
          <w:sz w:val="24"/>
          <w:szCs w:val="24"/>
        </w:rPr>
        <w:t xml:space="preserve"> Tarefa</w:t>
      </w:r>
    </w:p>
    <w:p w:rsidR="00E54D46" w:rsidRDefault="00E54D46" w:rsidP="00E54D46">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E3721A">
        <w:tc>
          <w:tcPr>
            <w:tcW w:w="8363" w:type="dxa"/>
            <w:gridSpan w:val="2"/>
          </w:tcPr>
          <w:p w:rsidR="00C46217" w:rsidRDefault="00C46217" w:rsidP="00E3721A">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3A480E" w:rsidRDefault="003A480E" w:rsidP="003A480E">
      <w:pPr>
        <w:autoSpaceDE w:val="0"/>
        <w:autoSpaceDN w:val="0"/>
        <w:adjustRightInd w:val="0"/>
        <w:spacing w:after="0" w:line="240" w:lineRule="auto"/>
        <w:jc w:val="both"/>
        <w:rPr>
          <w:rFonts w:ascii="Arial" w:hAnsi="Arial" w:cs="Arial"/>
          <w:b/>
          <w:bCs/>
          <w:sz w:val="24"/>
          <w:szCs w:val="24"/>
        </w:rPr>
      </w:pPr>
    </w:p>
    <w:p w:rsidR="003A480E" w:rsidRDefault="003A480E" w:rsidP="00E55E2B">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p w:rsidR="003A480E" w:rsidRDefault="003A480E" w:rsidP="003A480E">
      <w:pPr>
        <w:pStyle w:val="PargrafodaLista"/>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E3721A">
        <w:tc>
          <w:tcPr>
            <w:tcW w:w="8363" w:type="dxa"/>
            <w:gridSpan w:val="2"/>
          </w:tcPr>
          <w:p w:rsidR="00C46217" w:rsidRDefault="00C46217" w:rsidP="00E3721A">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B26CCC">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suas principais </w:t>
            </w:r>
            <w:r w:rsidR="00AD6167">
              <w:rPr>
                <w:rFonts w:ascii="Arial" w:hAnsi="Arial" w:cs="Arial"/>
                <w:sz w:val="24"/>
                <w:szCs w:val="24"/>
              </w:rPr>
              <w:lastRenderedPageBreak/>
              <w:t xml:space="preserve">informações como </w:t>
            </w:r>
            <w:proofErr w:type="gramStart"/>
            <w:r w:rsidR="00AD6167">
              <w:rPr>
                <w:rFonts w:ascii="Arial" w:hAnsi="Arial" w:cs="Arial"/>
                <w:sz w:val="24"/>
                <w:szCs w:val="24"/>
              </w:rPr>
              <w:t>titulo,</w:t>
            </w:r>
            <w:proofErr w:type="gramEnd"/>
            <w:r w:rsidR="00AD6167">
              <w:rPr>
                <w:rFonts w:ascii="Arial" w:hAnsi="Arial" w:cs="Arial"/>
                <w:sz w:val="24"/>
                <w:szCs w:val="24"/>
              </w:rPr>
              <w:t xml:space="preserve"> quem cadastrou a tarefa, status e a frequência da tarefa</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lastRenderedPageBreak/>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4.1 Caso não exista tarefas cadastradas no sistema é apresentado uma mensagem que não te</w:t>
            </w:r>
            <w:r w:rsidR="00AD6167">
              <w:rPr>
                <w:rFonts w:ascii="Arial" w:hAnsi="Arial" w:cs="Arial"/>
                <w:sz w:val="24"/>
                <w:szCs w:val="24"/>
              </w:rPr>
              <w:t>m tarefas para serem apresentada</w:t>
            </w:r>
            <w:r>
              <w:rPr>
                <w:rFonts w:ascii="Arial" w:hAnsi="Arial" w:cs="Arial"/>
                <w:sz w:val="24"/>
                <w:szCs w:val="24"/>
              </w:rPr>
              <w:t>s.</w:t>
            </w:r>
          </w:p>
        </w:tc>
      </w:tr>
    </w:tbl>
    <w:p w:rsidR="00E54D46" w:rsidRDefault="00E54D46" w:rsidP="003A480E">
      <w:pPr>
        <w:pStyle w:val="PargrafodaLista"/>
        <w:rPr>
          <w:rFonts w:ascii="Arial" w:hAnsi="Arial" w:cs="Arial"/>
          <w:b/>
          <w:bCs/>
          <w:sz w:val="24"/>
          <w:szCs w:val="24"/>
        </w:rPr>
      </w:pPr>
    </w:p>
    <w:p w:rsidR="00423BF2" w:rsidRPr="003A480E" w:rsidRDefault="00423BF2" w:rsidP="003A480E">
      <w:pPr>
        <w:pStyle w:val="PargrafodaLista"/>
        <w:rPr>
          <w:rFonts w:ascii="Arial" w:hAnsi="Arial" w:cs="Arial"/>
          <w:b/>
          <w:bCs/>
          <w:sz w:val="24"/>
          <w:szCs w:val="24"/>
        </w:rPr>
      </w:pPr>
    </w:p>
    <w:p w:rsidR="003A480E" w:rsidRDefault="003A480E" w:rsidP="00E55E2B">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p w:rsidR="00416F91" w:rsidRDefault="00416F91" w:rsidP="00416F91">
      <w:pPr>
        <w:autoSpaceDE w:val="0"/>
        <w:autoSpaceDN w:val="0"/>
        <w:adjustRightInd w:val="0"/>
        <w:spacing w:after="0" w:line="240" w:lineRule="auto"/>
        <w:jc w:val="both"/>
        <w:rPr>
          <w:rFonts w:ascii="Arial" w:hAnsi="Arial" w:cs="Arial"/>
          <w:b/>
          <w:bCs/>
          <w:sz w:val="24"/>
          <w:szCs w:val="24"/>
        </w:rPr>
      </w:pP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E3721A">
        <w:tc>
          <w:tcPr>
            <w:tcW w:w="8363" w:type="dxa"/>
            <w:gridSpan w:val="2"/>
          </w:tcPr>
          <w:p w:rsidR="00C46217" w:rsidRDefault="00C46217" w:rsidP="00E3721A">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 xml:space="preserve">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w:t>
            </w:r>
            <w:proofErr w:type="gramStart"/>
            <w:r>
              <w:rPr>
                <w:rFonts w:ascii="Arial" w:hAnsi="Arial" w:cs="Arial"/>
                <w:sz w:val="24"/>
                <w:szCs w:val="24"/>
              </w:rPr>
              <w:t>tarefa</w:t>
            </w:r>
            <w:proofErr w:type="gramEnd"/>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p w:rsidR="00416F91" w:rsidRPr="00DE681A" w:rsidRDefault="00416F91" w:rsidP="00416F91">
            <w:pPr>
              <w:rPr>
                <w:rFonts w:ascii="Arial" w:hAnsi="Arial" w:cs="Arial"/>
                <w:sz w:val="24"/>
                <w:szCs w:val="24"/>
              </w:rPr>
            </w:pPr>
          </w:p>
        </w:tc>
      </w:tr>
    </w:tbl>
    <w:p w:rsidR="00416F91" w:rsidRDefault="00416F91" w:rsidP="00416F91">
      <w:pPr>
        <w:autoSpaceDE w:val="0"/>
        <w:autoSpaceDN w:val="0"/>
        <w:adjustRightInd w:val="0"/>
        <w:spacing w:after="0" w:line="240" w:lineRule="auto"/>
        <w:jc w:val="both"/>
        <w:rPr>
          <w:rFonts w:ascii="Arial" w:hAnsi="Arial" w:cs="Arial"/>
          <w:b/>
          <w:bCs/>
          <w:sz w:val="24"/>
          <w:szCs w:val="24"/>
        </w:rPr>
      </w:pPr>
    </w:p>
    <w:p w:rsidR="00416F91" w:rsidRDefault="00416F91" w:rsidP="0039344E">
      <w:pPr>
        <w:autoSpaceDE w:val="0"/>
        <w:autoSpaceDN w:val="0"/>
        <w:adjustRightInd w:val="0"/>
        <w:spacing w:after="0" w:line="240" w:lineRule="auto"/>
        <w:jc w:val="both"/>
        <w:rPr>
          <w:rFonts w:ascii="Arial" w:hAnsi="Arial" w:cs="Arial"/>
          <w:b/>
          <w:bCs/>
          <w:sz w:val="24"/>
          <w:szCs w:val="24"/>
        </w:rPr>
      </w:pPr>
    </w:p>
    <w:p w:rsidR="00363AE6" w:rsidRDefault="00363AE6"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lastRenderedPageBreak/>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2">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Classes </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Default="000B291C" w:rsidP="0039344E">
      <w:pPr>
        <w:autoSpaceDE w:val="0"/>
        <w:autoSpaceDN w:val="0"/>
        <w:adjustRightInd w:val="0"/>
        <w:spacing w:after="0" w:line="240" w:lineRule="auto"/>
        <w:jc w:val="both"/>
        <w:rPr>
          <w:rFonts w:ascii="Arial" w:hAnsi="Arial" w:cs="Arial"/>
          <w:i/>
          <w:iCs/>
          <w:sz w:val="24"/>
          <w:szCs w:val="24"/>
        </w:rPr>
      </w:pPr>
      <w:r w:rsidRPr="001B7DC2">
        <w:rPr>
          <w:rFonts w:ascii="Arial" w:hAnsi="Arial" w:cs="Arial"/>
          <w:iCs/>
          <w:noProof/>
          <w:sz w:val="24"/>
          <w:szCs w:val="24"/>
          <w:lang w:eastAsia="pt-BR"/>
        </w:rPr>
        <w:drawing>
          <wp:inline distT="0" distB="0" distL="0" distR="0" wp14:anchorId="45E67DE1" wp14:editId="3677F21C">
            <wp:extent cx="5400040" cy="39071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907155"/>
                    </a:xfrm>
                    <a:prstGeom prst="rect">
                      <a:avLst/>
                    </a:prstGeom>
                  </pic:spPr>
                </pic:pic>
              </a:graphicData>
            </a:graphic>
          </wp:inline>
        </w:drawing>
      </w:r>
      <w:bookmarkStart w:id="1" w:name="_GoBack"/>
      <w:bookmarkEnd w:id="1"/>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 (</w:t>
      </w:r>
      <w:commentRangeStart w:id="2"/>
      <w:r w:rsidR="009B7304">
        <w:rPr>
          <w:rFonts w:ascii="Arial" w:hAnsi="Arial" w:cs="Arial"/>
          <w:b/>
          <w:bCs/>
          <w:sz w:val="24"/>
          <w:szCs w:val="24"/>
        </w:rPr>
        <w:t>Prototipaç</w:t>
      </w:r>
      <w:r w:rsidR="005C2CFA">
        <w:rPr>
          <w:rFonts w:ascii="Arial" w:hAnsi="Arial" w:cs="Arial"/>
          <w:b/>
          <w:bCs/>
          <w:sz w:val="24"/>
          <w:szCs w:val="24"/>
        </w:rPr>
        <w:t>ão de baixa,</w:t>
      </w:r>
      <w:r w:rsidR="009B7304">
        <w:rPr>
          <w:rFonts w:ascii="Arial" w:hAnsi="Arial" w:cs="Arial"/>
          <w:b/>
          <w:bCs/>
          <w:sz w:val="24"/>
          <w:szCs w:val="24"/>
        </w:rPr>
        <w:t xml:space="preserve"> média</w:t>
      </w:r>
      <w:r w:rsidR="005C2CFA">
        <w:rPr>
          <w:rFonts w:ascii="Arial" w:hAnsi="Arial" w:cs="Arial"/>
          <w:b/>
          <w:bCs/>
          <w:sz w:val="24"/>
          <w:szCs w:val="24"/>
        </w:rPr>
        <w:t xml:space="preserve"> ou alta</w:t>
      </w:r>
      <w:r w:rsidR="009B7304">
        <w:rPr>
          <w:rFonts w:ascii="Arial" w:hAnsi="Arial" w:cs="Arial"/>
          <w:b/>
          <w:bCs/>
          <w:sz w:val="24"/>
          <w:szCs w:val="24"/>
        </w:rPr>
        <w:t xml:space="preserve"> fidelidade</w:t>
      </w:r>
      <w:commentRangeEnd w:id="2"/>
      <w:r w:rsidR="009B7304">
        <w:rPr>
          <w:rStyle w:val="Refdecomentrio"/>
        </w:rPr>
        <w:commentReference w:id="2"/>
      </w:r>
      <w:proofErr w:type="gramStart"/>
      <w:r>
        <w:rPr>
          <w:rFonts w:ascii="Arial" w:hAnsi="Arial" w:cs="Arial"/>
          <w:b/>
          <w:bCs/>
          <w:sz w:val="24"/>
          <w:szCs w:val="24"/>
        </w:rPr>
        <w:t>)</w:t>
      </w:r>
      <w:proofErr w:type="gramEnd"/>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AA622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r>
        <w:rPr>
          <w:rFonts w:ascii="Arial" w:hAnsi="Arial" w:cs="Arial"/>
          <w:b/>
          <w:bCs/>
          <w:sz w:val="24"/>
          <w:szCs w:val="24"/>
        </w:rPr>
        <w:t>:</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14:anchorId="4D7248EE" wp14:editId="3464BF1C">
            <wp:extent cx="5035549" cy="26797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14" cstate="print">
                      <a:extLst>
                        <a:ext uri="{28A0092B-C50C-407E-A947-70E740481C1C}">
                          <a14:useLocalDpi xmlns:a14="http://schemas.microsoft.com/office/drawing/2010/main" val="0"/>
                        </a:ext>
                      </a:extLst>
                    </a:blip>
                    <a:srcRect l="3299" t="11215" r="3258" b="9907"/>
                    <a:stretch/>
                  </pic:blipFill>
                  <pic:spPr bwMode="auto">
                    <a:xfrm>
                      <a:off x="0" y="0"/>
                      <a:ext cx="5041928" cy="2683094"/>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1368AA50" wp14:editId="315A75D6">
            <wp:extent cx="5067300" cy="2717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rotWithShape="1">
                    <a:blip r:embed="rId15" cstate="print">
                      <a:extLst>
                        <a:ext uri="{28A0092B-C50C-407E-A947-70E740481C1C}">
                          <a14:useLocalDpi xmlns:a14="http://schemas.microsoft.com/office/drawing/2010/main" val="0"/>
                        </a:ext>
                      </a:extLst>
                    </a:blip>
                    <a:srcRect l="3294" t="10264" r="2824" b="9863"/>
                    <a:stretch/>
                  </pic:blipFill>
                  <pic:spPr bwMode="auto">
                    <a:xfrm>
                      <a:off x="0" y="0"/>
                      <a:ext cx="5069684" cy="2719079"/>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080000" cy="27114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rotWithShape="1">
                    <a:blip r:embed="rId16" cstate="print">
                      <a:extLst>
                        <a:ext uri="{28A0092B-C50C-407E-A947-70E740481C1C}">
                          <a14:useLocalDpi xmlns:a14="http://schemas.microsoft.com/office/drawing/2010/main" val="0"/>
                        </a:ext>
                      </a:extLst>
                    </a:blip>
                    <a:srcRect l="2943" t="9907" r="2915" b="10280"/>
                    <a:stretch/>
                  </pic:blipFill>
                  <pic:spPr bwMode="auto">
                    <a:xfrm>
                      <a:off x="0" y="0"/>
                      <a:ext cx="5083798" cy="2713477"/>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p>
    <w:p w:rsidR="00891CE1" w:rsidRPr="00891CE1" w:rsidRDefault="00891CE1" w:rsidP="00891CE1">
      <w:pPr>
        <w:rPr>
          <w:rFonts w:ascii="Arial" w:hAnsi="Arial" w:cs="Arial"/>
          <w:b/>
          <w:bCs/>
          <w:sz w:val="24"/>
          <w:szCs w:val="24"/>
        </w:rPr>
      </w:pPr>
    </w:p>
    <w:p w:rsidR="00891CE1" w:rsidRPr="00891CE1" w:rsidRDefault="00891CE1" w:rsidP="00891CE1">
      <w:pPr>
        <w:rPr>
          <w:rFonts w:ascii="Arial" w:hAnsi="Arial" w:cs="Arial"/>
          <w:b/>
          <w:bCs/>
          <w:sz w:val="24"/>
          <w:szCs w:val="24"/>
        </w:rPr>
      </w:pPr>
      <w:r>
        <w:rPr>
          <w:noProof/>
          <w:lang w:eastAsia="pt-BR"/>
        </w:rPr>
        <w:drawing>
          <wp:inline distT="0" distB="0" distL="0" distR="0" wp14:anchorId="5C398C18" wp14:editId="26C066D6">
            <wp:extent cx="5080000" cy="27305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rotWithShape="1">
                    <a:blip r:embed="rId17" cstate="print">
                      <a:extLst>
                        <a:ext uri="{28A0092B-C50C-407E-A947-70E740481C1C}">
                          <a14:useLocalDpi xmlns:a14="http://schemas.microsoft.com/office/drawing/2010/main" val="0"/>
                        </a:ext>
                      </a:extLst>
                    </a:blip>
                    <a:srcRect l="3059" t="7464" r="2824" b="12289"/>
                    <a:stretch/>
                  </pic:blipFill>
                  <pic:spPr bwMode="auto">
                    <a:xfrm>
                      <a:off x="0" y="0"/>
                      <a:ext cx="5082390" cy="2731785"/>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lastRenderedPageBreak/>
        <w:drawing>
          <wp:inline distT="0" distB="0" distL="0" distR="0" wp14:anchorId="7BAA1896" wp14:editId="477E3132">
            <wp:extent cx="5086350" cy="2705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rotWithShape="1">
                    <a:blip r:embed="rId18" cstate="print">
                      <a:extLst>
                        <a:ext uri="{28A0092B-C50C-407E-A947-70E740481C1C}">
                          <a14:useLocalDpi xmlns:a14="http://schemas.microsoft.com/office/drawing/2010/main" val="0"/>
                        </a:ext>
                      </a:extLst>
                    </a:blip>
                    <a:srcRect l="3058" t="8254" r="2706" b="8030"/>
                    <a:stretch/>
                  </pic:blipFill>
                  <pic:spPr bwMode="auto">
                    <a:xfrm>
                      <a:off x="0" y="0"/>
                      <a:ext cx="5088743" cy="2706373"/>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64389" cy="2730500"/>
            <wp:effectExtent l="0" t="0" r="317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rotWithShape="1">
                    <a:blip r:embed="rId19" cstate="print">
                      <a:extLst>
                        <a:ext uri="{28A0092B-C50C-407E-A947-70E740481C1C}">
                          <a14:useLocalDpi xmlns:a14="http://schemas.microsoft.com/office/drawing/2010/main" val="0"/>
                        </a:ext>
                      </a:extLst>
                    </a:blip>
                    <a:srcRect l="3178" t="7673" r="2941" b="7678"/>
                    <a:stretch/>
                  </pic:blipFill>
                  <pic:spPr bwMode="auto">
                    <a:xfrm>
                      <a:off x="0" y="0"/>
                      <a:ext cx="5069589" cy="2733304"/>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lastRenderedPageBreak/>
        <w:drawing>
          <wp:inline distT="0" distB="0" distL="0" distR="0" wp14:anchorId="492C4431" wp14:editId="4240DC33">
            <wp:extent cx="5060950" cy="27051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rotWithShape="1">
                    <a:blip r:embed="rId20" cstate="print">
                      <a:extLst>
                        <a:ext uri="{28A0092B-C50C-407E-A947-70E740481C1C}">
                          <a14:useLocalDpi xmlns:a14="http://schemas.microsoft.com/office/drawing/2010/main" val="0"/>
                        </a:ext>
                      </a:extLst>
                    </a:blip>
                    <a:srcRect l="3059" t="7862" r="3175" b="8423"/>
                    <a:stretch/>
                  </pic:blipFill>
                  <pic:spPr bwMode="auto">
                    <a:xfrm>
                      <a:off x="0" y="0"/>
                      <a:ext cx="5063331" cy="2706373"/>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70742" cy="27114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rotWithShape="1">
                    <a:blip r:embed="rId21" cstate="print">
                      <a:extLst>
                        <a:ext uri="{28A0092B-C50C-407E-A947-70E740481C1C}">
                          <a14:useLocalDpi xmlns:a14="http://schemas.microsoft.com/office/drawing/2010/main" val="0"/>
                        </a:ext>
                      </a:extLst>
                    </a:blip>
                    <a:srcRect l="2943" t="7673" r="3060" b="8268"/>
                    <a:stretch/>
                  </pic:blipFill>
                  <pic:spPr bwMode="auto">
                    <a:xfrm>
                      <a:off x="0" y="0"/>
                      <a:ext cx="5075949" cy="2714234"/>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lastRenderedPageBreak/>
        <w:drawing>
          <wp:inline distT="0" distB="0" distL="0" distR="0" wp14:anchorId="6E442E5B" wp14:editId="48B3578A">
            <wp:extent cx="5073650" cy="2768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rotWithShape="1">
                    <a:blip r:embed="rId22" cstate="print">
                      <a:extLst>
                        <a:ext uri="{28A0092B-C50C-407E-A947-70E740481C1C}">
                          <a14:useLocalDpi xmlns:a14="http://schemas.microsoft.com/office/drawing/2010/main" val="0"/>
                        </a:ext>
                      </a:extLst>
                    </a:blip>
                    <a:srcRect l="3293" t="7861" r="2707" b="6458"/>
                    <a:stretch/>
                  </pic:blipFill>
                  <pic:spPr bwMode="auto">
                    <a:xfrm>
                      <a:off x="0" y="0"/>
                      <a:ext cx="5076037" cy="2769903"/>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1900E46E" wp14:editId="52481412">
            <wp:extent cx="5041900" cy="269240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rotWithShape="1">
                    <a:blip r:embed="rId23" cstate="print">
                      <a:extLst>
                        <a:ext uri="{28A0092B-C50C-407E-A947-70E740481C1C}">
                          <a14:useLocalDpi xmlns:a14="http://schemas.microsoft.com/office/drawing/2010/main" val="0"/>
                        </a:ext>
                      </a:extLst>
                    </a:blip>
                    <a:srcRect l="3411" t="8254" r="3176" b="8424"/>
                    <a:stretch/>
                  </pic:blipFill>
                  <pic:spPr bwMode="auto">
                    <a:xfrm>
                      <a:off x="0" y="0"/>
                      <a:ext cx="5044272" cy="2693667"/>
                    </a:xfrm>
                    <a:prstGeom prst="rect">
                      <a:avLst/>
                    </a:prstGeom>
                    <a:ln>
                      <a:noFill/>
                    </a:ln>
                    <a:extLst>
                      <a:ext uri="{53640926-AAD7-44D8-BBD7-CCE9431645EC}">
                        <a14:shadowObscured xmlns:a14="http://schemas.microsoft.com/office/drawing/2010/main"/>
                      </a:ext>
                    </a:extLst>
                  </pic:spPr>
                </pic:pic>
              </a:graphicData>
            </a:graphic>
          </wp:inline>
        </w:drawing>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r>
        <w:rPr>
          <w:noProof/>
          <w:lang w:eastAsia="pt-BR"/>
        </w:rPr>
        <w:lastRenderedPageBreak/>
        <w:drawing>
          <wp:inline distT="0" distB="0" distL="0" distR="0" wp14:anchorId="6B96C459" wp14:editId="11F777F5">
            <wp:extent cx="5041900" cy="27114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rotWithShape="1">
                    <a:blip r:embed="rId24" cstate="print">
                      <a:extLst>
                        <a:ext uri="{28A0092B-C50C-407E-A947-70E740481C1C}">
                          <a14:useLocalDpi xmlns:a14="http://schemas.microsoft.com/office/drawing/2010/main" val="0"/>
                        </a:ext>
                      </a:extLst>
                    </a:blip>
                    <a:srcRect l="3294" t="8450" r="3294" b="7636"/>
                    <a:stretch/>
                  </pic:blipFill>
                  <pic:spPr bwMode="auto">
                    <a:xfrm>
                      <a:off x="0" y="0"/>
                      <a:ext cx="5044272" cy="2712726"/>
                    </a:xfrm>
                    <a:prstGeom prst="rect">
                      <a:avLst/>
                    </a:prstGeom>
                    <a:ln>
                      <a:noFill/>
                    </a:ln>
                    <a:extLst>
                      <a:ext uri="{53640926-AAD7-44D8-BBD7-CCE9431645EC}">
                        <a14:shadowObscured xmlns:a14="http://schemas.microsoft.com/office/drawing/2010/main"/>
                      </a:ext>
                    </a:extLst>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39BB679A" wp14:editId="65825988">
            <wp:extent cx="5048250" cy="27178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rotWithShape="1">
                    <a:blip r:embed="rId25" cstate="print">
                      <a:extLst>
                        <a:ext uri="{28A0092B-C50C-407E-A947-70E740481C1C}">
                          <a14:useLocalDpi xmlns:a14="http://schemas.microsoft.com/office/drawing/2010/main" val="0"/>
                        </a:ext>
                      </a:extLst>
                    </a:blip>
                    <a:srcRect l="3176" t="7861" r="3294" b="8029"/>
                    <a:stretch/>
                  </pic:blipFill>
                  <pic:spPr bwMode="auto">
                    <a:xfrm>
                      <a:off x="0" y="0"/>
                      <a:ext cx="5050625" cy="2719079"/>
                    </a:xfrm>
                    <a:prstGeom prst="rect">
                      <a:avLst/>
                    </a:prstGeom>
                    <a:ln>
                      <a:noFill/>
                    </a:ln>
                    <a:extLst>
                      <a:ext uri="{53640926-AAD7-44D8-BBD7-CCE9431645EC}">
                        <a14:shadowObscured xmlns:a14="http://schemas.microsoft.com/office/drawing/2010/main"/>
                      </a:ext>
                    </a:extLst>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P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r>
        <w:rPr>
          <w:noProof/>
          <w:lang w:eastAsia="pt-BR"/>
        </w:rPr>
        <w:lastRenderedPageBreak/>
        <w:drawing>
          <wp:inline distT="0" distB="0" distL="0" distR="0" wp14:anchorId="5E1BD747" wp14:editId="6D1EB2B4">
            <wp:extent cx="5073650" cy="27432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rotWithShape="1">
                    <a:blip r:embed="rId26" cstate="print">
                      <a:extLst>
                        <a:ext uri="{28A0092B-C50C-407E-A947-70E740481C1C}">
                          <a14:useLocalDpi xmlns:a14="http://schemas.microsoft.com/office/drawing/2010/main" val="0"/>
                        </a:ext>
                      </a:extLst>
                    </a:blip>
                    <a:srcRect l="3059" t="8057" r="2941" b="7047"/>
                    <a:stretch/>
                  </pic:blipFill>
                  <pic:spPr bwMode="auto">
                    <a:xfrm>
                      <a:off x="0" y="0"/>
                      <a:ext cx="5076037" cy="2744491"/>
                    </a:xfrm>
                    <a:prstGeom prst="rect">
                      <a:avLst/>
                    </a:prstGeom>
                    <a:ln>
                      <a:noFill/>
                    </a:ln>
                    <a:extLst>
                      <a:ext uri="{53640926-AAD7-44D8-BBD7-CCE9431645EC}">
                        <a14:shadowObscured xmlns:a14="http://schemas.microsoft.com/office/drawing/2010/main"/>
                      </a:ext>
                    </a:extLst>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271183AA" wp14:editId="65F4D8FD">
            <wp:extent cx="5060950" cy="269875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rotWithShape="1">
                    <a:blip r:embed="rId27" cstate="print">
                      <a:extLst>
                        <a:ext uri="{28A0092B-C50C-407E-A947-70E740481C1C}">
                          <a14:useLocalDpi xmlns:a14="http://schemas.microsoft.com/office/drawing/2010/main" val="0"/>
                        </a:ext>
                      </a:extLst>
                    </a:blip>
                    <a:srcRect l="2941" t="7861" r="3294" b="8620"/>
                    <a:stretch/>
                  </pic:blipFill>
                  <pic:spPr bwMode="auto">
                    <a:xfrm>
                      <a:off x="0" y="0"/>
                      <a:ext cx="5063331" cy="2700020"/>
                    </a:xfrm>
                    <a:prstGeom prst="rect">
                      <a:avLst/>
                    </a:prstGeom>
                    <a:ln>
                      <a:noFill/>
                    </a:ln>
                    <a:extLst>
                      <a:ext uri="{53640926-AAD7-44D8-BBD7-CCE9431645EC}">
                        <a14:shadowObscured xmlns:a14="http://schemas.microsoft.com/office/drawing/2010/main"/>
                      </a:ext>
                    </a:extLst>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14:anchorId="79148DD1" wp14:editId="2491758D">
            <wp:extent cx="5060950" cy="273050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rotWithShape="1">
                    <a:blip r:embed="rId28" cstate="print">
                      <a:extLst>
                        <a:ext uri="{28A0092B-C50C-407E-A947-70E740481C1C}">
                          <a14:useLocalDpi xmlns:a14="http://schemas.microsoft.com/office/drawing/2010/main" val="0"/>
                        </a:ext>
                      </a:extLst>
                    </a:blip>
                    <a:srcRect l="3059" t="7861" r="3175" b="7636"/>
                    <a:stretch/>
                  </pic:blipFill>
                  <pic:spPr bwMode="auto">
                    <a:xfrm>
                      <a:off x="0" y="0"/>
                      <a:ext cx="5063331" cy="2731785"/>
                    </a:xfrm>
                    <a:prstGeom prst="rect">
                      <a:avLst/>
                    </a:prstGeom>
                    <a:ln>
                      <a:noFill/>
                    </a:ln>
                    <a:extLst>
                      <a:ext uri="{53640926-AAD7-44D8-BBD7-CCE9431645EC}">
                        <a14:shadowObscured xmlns:a14="http://schemas.microsoft.com/office/drawing/2010/main"/>
                      </a:ext>
                    </a:extLst>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Tela histórico de tarefas</w:t>
      </w:r>
      <w:proofErr w:type="gramEnd"/>
      <w:r>
        <w:rPr>
          <w:rFonts w:ascii="Arial" w:hAnsi="Arial" w:cs="Arial"/>
          <w:b/>
          <w:bCs/>
          <w:sz w:val="24"/>
          <w:szCs w:val="24"/>
        </w:rPr>
        <w:t>.</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54600" cy="269875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rotWithShape="1">
                    <a:blip r:embed="rId29" cstate="print">
                      <a:extLst>
                        <a:ext uri="{28A0092B-C50C-407E-A947-70E740481C1C}">
                          <a14:useLocalDpi xmlns:a14="http://schemas.microsoft.com/office/drawing/2010/main" val="0"/>
                        </a:ext>
                      </a:extLst>
                    </a:blip>
                    <a:srcRect l="3176" t="8057" r="3176" b="8423"/>
                    <a:stretch/>
                  </pic:blipFill>
                  <pic:spPr bwMode="auto">
                    <a:xfrm>
                      <a:off x="0" y="0"/>
                      <a:ext cx="5056978" cy="2700020"/>
                    </a:xfrm>
                    <a:prstGeom prst="rect">
                      <a:avLst/>
                    </a:prstGeom>
                    <a:ln>
                      <a:noFill/>
                    </a:ln>
                    <a:extLst>
                      <a:ext uri="{53640926-AAD7-44D8-BBD7-CCE9431645EC}">
                        <a14:shadowObscured xmlns:a14="http://schemas.microsoft.com/office/drawing/2010/main"/>
                      </a:ext>
                    </a:extLst>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Pr>
        <w:rPr>
          <w:ins w:id="3" w:author="Colégio Politécnico da UFSM" w:date="2017-08-09T13:01:00Z"/>
        </w:rPr>
      </w:pPr>
    </w:p>
    <w:p w:rsidR="008B1561" w:rsidRPr="008B1561" w:rsidRDefault="008B1561" w:rsidP="008B1561">
      <w:pPr>
        <w:rPr>
          <w:ins w:id="4" w:author="Colégio Politécnico da UFSM" w:date="2017-08-09T13:01:00Z"/>
        </w:rPr>
      </w:pPr>
    </w:p>
    <w:p w:rsidR="008B1561" w:rsidRPr="008B1561" w:rsidRDefault="008B1561">
      <w:pPr>
        <w:rPr>
          <w:ins w:id="5" w:author="Colégio Politécnico da UFSM" w:date="2017-08-09T13:01:00Z"/>
        </w:rPr>
      </w:pPr>
    </w:p>
    <w:p w:rsidR="009C6B82" w:rsidRPr="008B1561" w:rsidRDefault="009C6B82" w:rsidP="008B1561">
      <w:pPr>
        <w:tabs>
          <w:tab w:val="left" w:pos="5475"/>
        </w:tabs>
      </w:pPr>
    </w:p>
    <w:sectPr w:rsidR="009C6B82" w:rsidRPr="008B1561" w:rsidSect="00E03A27">
      <w:headerReference w:type="default" r:id="rId30"/>
      <w:pgSz w:w="11906" w:h="16838"/>
      <w:pgMar w:top="1134"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olégio Politécnico da UFSM" w:date="2017-08-08T17:49:00Z" w:initials="VGV">
    <w:p w:rsidR="000B291C" w:rsidRDefault="000B291C" w:rsidP="000E5709">
      <w:pPr>
        <w:pStyle w:val="Default"/>
        <w:rPr>
          <w:rFonts w:ascii="Arial" w:hAnsi="Arial" w:cs="Arial"/>
          <w:i/>
          <w:iCs/>
          <w:color w:val="auto"/>
        </w:rPr>
      </w:pPr>
      <w:r>
        <w:rPr>
          <w:rStyle w:val="Refdecomentrio"/>
        </w:rPr>
        <w:annotationRef/>
      </w:r>
      <w:r>
        <w:rPr>
          <w:rFonts w:ascii="Arial" w:hAnsi="Arial" w:cs="Arial"/>
          <w:i/>
          <w:iCs/>
          <w:color w:val="auto"/>
        </w:rPr>
        <w:t>Lembretes</w:t>
      </w:r>
      <w:proofErr w:type="gramStart"/>
      <w:r>
        <w:rPr>
          <w:rFonts w:ascii="Arial" w:hAnsi="Arial" w:cs="Arial"/>
          <w:i/>
          <w:iCs/>
          <w:color w:val="auto"/>
        </w:rPr>
        <w:t>:</w:t>
      </w:r>
      <w:r w:rsidRPr="00D70F85">
        <w:rPr>
          <w:rFonts w:ascii="Arial" w:hAnsi="Arial" w:cs="Arial"/>
          <w:i/>
          <w:iCs/>
          <w:color w:val="auto"/>
        </w:rPr>
        <w:t>.</w:t>
      </w:r>
      <w:proofErr w:type="gramEnd"/>
      <w:r w:rsidRPr="00D70F85">
        <w:rPr>
          <w:rFonts w:ascii="Arial" w:hAnsi="Arial" w:cs="Arial"/>
          <w:i/>
          <w:iCs/>
          <w:color w:val="auto"/>
        </w:rPr>
        <w:t xml:space="preserve"> </w:t>
      </w:r>
    </w:p>
    <w:p w:rsidR="000B291C" w:rsidRDefault="000B291C" w:rsidP="000E5709">
      <w:pPr>
        <w:pStyle w:val="Default"/>
        <w:rPr>
          <w:rFonts w:ascii="Arial" w:hAnsi="Arial" w:cs="Arial"/>
          <w:i/>
          <w:iCs/>
          <w:color w:val="auto"/>
        </w:rPr>
      </w:pPr>
      <w:r w:rsidRPr="006563E8">
        <w:rPr>
          <w:rFonts w:ascii="Arial" w:hAnsi="Arial" w:cs="Arial"/>
          <w:i/>
          <w:iCs/>
          <w:color w:val="auto"/>
        </w:rPr>
        <w:t xml:space="preserve">Os requisitos podem ser classificados em duas grandes categorias: </w:t>
      </w:r>
    </w:p>
    <w:p w:rsidR="000B291C" w:rsidRDefault="000B291C" w:rsidP="000E5709">
      <w:pPr>
        <w:pStyle w:val="Default"/>
        <w:rPr>
          <w:rFonts w:ascii="Arial" w:hAnsi="Arial" w:cs="Arial"/>
          <w:i/>
          <w:iCs/>
          <w:color w:val="auto"/>
        </w:rPr>
      </w:pPr>
      <w:r w:rsidRPr="006563E8">
        <w:rPr>
          <w:rFonts w:ascii="Arial" w:hAnsi="Arial" w:cs="Arial"/>
          <w:i/>
          <w:iCs/>
          <w:color w:val="auto"/>
        </w:rPr>
        <w:t xml:space="preserve">- os requisitos funcionais correspondem à listagem de tudo que o sistema deve fazer; </w:t>
      </w:r>
    </w:p>
    <w:p w:rsidR="000B291C" w:rsidRPr="006563E8" w:rsidRDefault="000B291C" w:rsidP="000E5709">
      <w:pPr>
        <w:pStyle w:val="Default"/>
        <w:rPr>
          <w:rFonts w:ascii="Arial" w:hAnsi="Arial" w:cs="Arial"/>
          <w:i/>
          <w:iCs/>
          <w:color w:val="auto"/>
        </w:rPr>
      </w:pPr>
      <w:r w:rsidRPr="006563E8">
        <w:rPr>
          <w:rFonts w:ascii="Arial" w:hAnsi="Arial" w:cs="Arial"/>
          <w:i/>
          <w:iCs/>
          <w:color w:val="auto"/>
        </w:rPr>
        <w:t xml:space="preserve">- os requisitos </w:t>
      </w:r>
      <w:proofErr w:type="gramStart"/>
      <w:r w:rsidRPr="006563E8">
        <w:rPr>
          <w:rFonts w:ascii="Arial" w:hAnsi="Arial" w:cs="Arial"/>
          <w:i/>
          <w:iCs/>
          <w:color w:val="auto"/>
        </w:rPr>
        <w:t>não-funcionais</w:t>
      </w:r>
      <w:proofErr w:type="gramEnd"/>
      <w:r w:rsidRPr="006563E8">
        <w:rPr>
          <w:rFonts w:ascii="Arial" w:hAnsi="Arial" w:cs="Arial"/>
          <w:i/>
          <w:iCs/>
          <w:color w:val="auto"/>
        </w:rPr>
        <w:t xml:space="preserve"> são restrições colocadas sobre como o sistema deve realizar seus requisitos funcionais. </w:t>
      </w:r>
    </w:p>
    <w:p w:rsidR="000B291C" w:rsidRDefault="000B291C" w:rsidP="000E5709">
      <w:pPr>
        <w:pStyle w:val="Default"/>
        <w:rPr>
          <w:rFonts w:ascii="Arial" w:hAnsi="Arial" w:cs="Arial"/>
          <w:i/>
          <w:iCs/>
          <w:color w:val="auto"/>
        </w:rPr>
      </w:pPr>
      <w:r w:rsidRPr="006563E8">
        <w:rPr>
          <w:rFonts w:ascii="Arial" w:hAnsi="Arial" w:cs="Arial"/>
          <w:i/>
          <w:iCs/>
          <w:color w:val="auto"/>
        </w:rPr>
        <w:t>Os requisitos</w:t>
      </w:r>
      <w:r>
        <w:rPr>
          <w:rFonts w:ascii="Arial" w:hAnsi="Arial" w:cs="Arial"/>
          <w:i/>
          <w:iCs/>
          <w:color w:val="auto"/>
        </w:rPr>
        <w:t xml:space="preserve"> </w:t>
      </w:r>
      <w:r w:rsidRPr="00252EEB">
        <w:rPr>
          <w:rFonts w:ascii="Arial" w:hAnsi="Arial" w:cs="Arial"/>
          <w:b/>
          <w:i/>
          <w:iCs/>
          <w:color w:val="auto"/>
        </w:rPr>
        <w:t xml:space="preserve">funcionais </w:t>
      </w:r>
      <w:r w:rsidRPr="006563E8">
        <w:rPr>
          <w:rFonts w:ascii="Arial" w:hAnsi="Arial" w:cs="Arial"/>
          <w:i/>
          <w:iCs/>
          <w:color w:val="auto"/>
        </w:rPr>
        <w:t>podem ser classificados em dois grupos: a) requisitos funcionais evidentes, que são efetuados com conhecimento do usuário. Esses requisitos usualmente corresponderão a eventos do sistema e respostas do sistema, ou seja, qualquer troca</w:t>
      </w:r>
      <w:r>
        <w:rPr>
          <w:rFonts w:ascii="Arial" w:hAnsi="Arial" w:cs="Arial"/>
          <w:i/>
          <w:iCs/>
          <w:color w:val="auto"/>
        </w:rPr>
        <w:t xml:space="preserve"> de informação que ocorra</w:t>
      </w:r>
      <w:r w:rsidRPr="006563E8">
        <w:rPr>
          <w:rFonts w:ascii="Arial" w:hAnsi="Arial" w:cs="Arial"/>
          <w:i/>
          <w:iCs/>
          <w:color w:val="auto"/>
        </w:rPr>
        <w:t xml:space="preserve"> pela interface do sistema com o meio exterior; b) requisitos funcionais ocultos, que são efetuados pelo sistema sem o con</w:t>
      </w:r>
      <w:r w:rsidRPr="006F1B37">
        <w:rPr>
          <w:rFonts w:ascii="Arial" w:hAnsi="Arial" w:cs="Arial"/>
          <w:i/>
          <w:iCs/>
          <w:color w:val="auto"/>
        </w:rPr>
        <w:t>hecimento explícito do usuário.</w:t>
      </w:r>
    </w:p>
    <w:p w:rsidR="000B291C" w:rsidRPr="006563E8" w:rsidRDefault="000B291C" w:rsidP="000E5709">
      <w:pPr>
        <w:pStyle w:val="Default"/>
        <w:rPr>
          <w:rFonts w:ascii="Arial" w:hAnsi="Arial" w:cs="Arial"/>
          <w:i/>
          <w:iCs/>
          <w:color w:val="auto"/>
        </w:rPr>
      </w:pPr>
      <w:r w:rsidRPr="006563E8">
        <w:rPr>
          <w:rFonts w:ascii="Arial" w:hAnsi="Arial" w:cs="Arial"/>
          <w:i/>
          <w:iCs/>
          <w:color w:val="auto"/>
        </w:rPr>
        <w:t xml:space="preserve">Os requisitos </w:t>
      </w:r>
      <w:proofErr w:type="gramStart"/>
      <w:r w:rsidRPr="006563E8">
        <w:rPr>
          <w:rFonts w:ascii="Arial" w:hAnsi="Arial" w:cs="Arial"/>
          <w:b/>
          <w:i/>
          <w:iCs/>
          <w:color w:val="auto"/>
        </w:rPr>
        <w:t>não-funcionais</w:t>
      </w:r>
      <w:proofErr w:type="gramEnd"/>
      <w:r w:rsidRPr="006563E8">
        <w:rPr>
          <w:rFonts w:ascii="Arial" w:hAnsi="Arial" w:cs="Arial"/>
          <w:i/>
          <w:iCs/>
          <w:color w:val="auto"/>
        </w:rPr>
        <w:t xml:space="preserve"> podem ser classificados em obrigatórios e desejados, isto é, aqueles que devem ser obtidos de qualquer maneira e aqueles que podem ser obtidos de qualquer maneira e aqueles que podem ser obtidos caso isso não cause maiores transtornos no processo de desenvolvimento. Além disso, os requisitos </w:t>
      </w:r>
      <w:proofErr w:type="gramStart"/>
      <w:r w:rsidRPr="006563E8">
        <w:rPr>
          <w:rFonts w:ascii="Arial" w:hAnsi="Arial" w:cs="Arial"/>
          <w:i/>
          <w:iCs/>
          <w:color w:val="auto"/>
        </w:rPr>
        <w:t>não-funcionais</w:t>
      </w:r>
      <w:proofErr w:type="gramEnd"/>
      <w:r w:rsidRPr="006563E8">
        <w:rPr>
          <w:rFonts w:ascii="Arial" w:hAnsi="Arial" w:cs="Arial"/>
          <w:i/>
          <w:iCs/>
          <w:color w:val="auto"/>
        </w:rPr>
        <w:t xml:space="preserve"> podem ser classificados por atributo: se são requisitos de interface, de implementação, de eficiência, de tolerância a falhas, etc.</w:t>
      </w:r>
    </w:p>
    <w:p w:rsidR="000B291C" w:rsidRDefault="000B291C">
      <w:pPr>
        <w:pStyle w:val="Textodecomentrio"/>
      </w:pPr>
    </w:p>
  </w:comment>
  <w:comment w:id="2" w:author="Marcos Alexandre Rose Silva" w:date="2017-08-08T17:52:00Z" w:initials="MARS">
    <w:p w:rsidR="000B291C" w:rsidRDefault="000B291C">
      <w:pPr>
        <w:pStyle w:val="Textodecomentrio"/>
      </w:pPr>
      <w:r>
        <w:rPr>
          <w:rStyle w:val="Refdecomentrio"/>
        </w:rPr>
        <w:annotationRef/>
      </w:r>
      <w:r>
        <w:t>Lembretes:</w:t>
      </w:r>
    </w:p>
    <w:p w:rsidR="000B291C" w:rsidRDefault="000B291C">
      <w:pPr>
        <w:pStyle w:val="Textodecomentrio"/>
      </w:pPr>
    </w:p>
    <w:p w:rsidR="000B291C" w:rsidRDefault="000B291C">
      <w:pPr>
        <w:pStyle w:val="Textodecomentrio"/>
      </w:pPr>
      <w:r>
        <w:t>O protótipo de baixa fidelidade pode ser um desenho feito em um papel que represente a interface do sistema. Neste caso,</w:t>
      </w:r>
      <w:proofErr w:type="gramStart"/>
      <w:r>
        <w:t xml:space="preserve">  </w:t>
      </w:r>
      <w:proofErr w:type="gramEnd"/>
      <w:r>
        <w:t xml:space="preserve">é preciso </w:t>
      </w:r>
      <w:proofErr w:type="spellStart"/>
      <w:r>
        <w:t>escanear</w:t>
      </w:r>
      <w:proofErr w:type="spellEnd"/>
      <w:r>
        <w:t xml:space="preserve"> ou tirar uma foto para inserir as interfaces neste projeto.</w:t>
      </w:r>
    </w:p>
    <w:p w:rsidR="000B291C" w:rsidRDefault="000B291C">
      <w:pPr>
        <w:pStyle w:val="Textodecomentrio"/>
      </w:pPr>
    </w:p>
    <w:p w:rsidR="000B291C" w:rsidRDefault="000B291C">
      <w:pPr>
        <w:pStyle w:val="Textodecomentrio"/>
      </w:pPr>
      <w:r>
        <w:t xml:space="preserve">O protótipo de média fidelidade pode ser feito utilizando alguma ferramenta computacional para elaborar o desenho das interfaces, como a ferramenta Power Point, </w:t>
      </w:r>
      <w:proofErr w:type="spellStart"/>
      <w:r>
        <w:t>Pencil</w:t>
      </w:r>
      <w:proofErr w:type="spellEnd"/>
      <w:r>
        <w:t xml:space="preserve">, etc. Neste caso, é preciso dar um </w:t>
      </w:r>
      <w:proofErr w:type="spellStart"/>
      <w:r>
        <w:t>print</w:t>
      </w:r>
      <w:proofErr w:type="spellEnd"/>
      <w:r>
        <w:t xml:space="preserve"> das interfaces para inserir neste projeto.</w:t>
      </w:r>
    </w:p>
    <w:p w:rsidR="000B291C" w:rsidRDefault="000B291C">
      <w:pPr>
        <w:pStyle w:val="Textodecomentrio"/>
      </w:pPr>
    </w:p>
    <w:p w:rsidR="000B291C" w:rsidRDefault="000B291C">
      <w:pPr>
        <w:pStyle w:val="Textodecomentrio"/>
      </w:pPr>
      <w:r>
        <w:t xml:space="preserve">O protótipo de alta fidelidade pode ser feito utilizando alguma ferramenta/tecnologia que será utilizada para desenvolver o sistema, como HTML/CSS, </w:t>
      </w:r>
      <w:proofErr w:type="spellStart"/>
      <w:r>
        <w:t>Pingendo</w:t>
      </w:r>
      <w:proofErr w:type="spellEnd"/>
      <w:r>
        <w:t xml:space="preserve">, etc. Neste caso, é preciso dar um </w:t>
      </w:r>
      <w:proofErr w:type="spellStart"/>
      <w:r>
        <w:t>print</w:t>
      </w:r>
      <w:proofErr w:type="spellEnd"/>
      <w:r>
        <w:t xml:space="preserve"> das interfaces para inserir neste projeto.</w:t>
      </w:r>
    </w:p>
    <w:p w:rsidR="000B291C" w:rsidRDefault="000B291C">
      <w:pPr>
        <w:pStyle w:val="Textodecomentrio"/>
      </w:pPr>
    </w:p>
    <w:p w:rsidR="000B291C" w:rsidRDefault="000B291C">
      <w:pPr>
        <w:pStyle w:val="Textodecomentrio"/>
      </w:pPr>
      <w:r>
        <w:t>Tenha a certeza que as imagens das interfaces estarão nítidas neste projeto.</w:t>
      </w:r>
    </w:p>
    <w:p w:rsidR="000B291C" w:rsidRDefault="000B291C">
      <w:pPr>
        <w:pStyle w:val="Textodecomentrio"/>
      </w:pPr>
    </w:p>
    <w:p w:rsidR="000B291C" w:rsidRDefault="000B291C">
      <w:pPr>
        <w:pStyle w:val="Textodecomentrio"/>
      </w:pPr>
      <w:r>
        <w:t>Todas as interfaces do sistema devem ser inseridas neste projeto.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653" w:rsidRDefault="00655653" w:rsidP="00E417FA">
      <w:pPr>
        <w:spacing w:after="0" w:line="240" w:lineRule="auto"/>
      </w:pPr>
      <w:r>
        <w:separator/>
      </w:r>
    </w:p>
  </w:endnote>
  <w:endnote w:type="continuationSeparator" w:id="0">
    <w:p w:rsidR="00655653" w:rsidRDefault="00655653"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653" w:rsidRDefault="00655653" w:rsidP="00E417FA">
      <w:pPr>
        <w:spacing w:after="0" w:line="240" w:lineRule="auto"/>
      </w:pPr>
      <w:r>
        <w:separator/>
      </w:r>
    </w:p>
  </w:footnote>
  <w:footnote w:type="continuationSeparator" w:id="0">
    <w:p w:rsidR="00655653" w:rsidRDefault="00655653"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91C" w:rsidRPr="000E5709" w:rsidRDefault="000B291C"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5709"/>
    <w:rsid w:val="000F0D64"/>
    <w:rsid w:val="000F2C64"/>
    <w:rsid w:val="000F37A1"/>
    <w:rsid w:val="000F7593"/>
    <w:rsid w:val="00111011"/>
    <w:rsid w:val="00124E05"/>
    <w:rsid w:val="00126E6C"/>
    <w:rsid w:val="00135960"/>
    <w:rsid w:val="001415B4"/>
    <w:rsid w:val="0016035A"/>
    <w:rsid w:val="001658A0"/>
    <w:rsid w:val="001A26EB"/>
    <w:rsid w:val="001A3DD4"/>
    <w:rsid w:val="001B2E1B"/>
    <w:rsid w:val="001B7DC2"/>
    <w:rsid w:val="001D5F84"/>
    <w:rsid w:val="001D64D4"/>
    <w:rsid w:val="001D7E6A"/>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954D4"/>
    <w:rsid w:val="004A215A"/>
    <w:rsid w:val="004A79A4"/>
    <w:rsid w:val="004B3877"/>
    <w:rsid w:val="004B503D"/>
    <w:rsid w:val="004E1BB4"/>
    <w:rsid w:val="004E5DF0"/>
    <w:rsid w:val="004F013D"/>
    <w:rsid w:val="00510CFE"/>
    <w:rsid w:val="00512F62"/>
    <w:rsid w:val="005220D1"/>
    <w:rsid w:val="005259E0"/>
    <w:rsid w:val="00567086"/>
    <w:rsid w:val="005724D8"/>
    <w:rsid w:val="00584425"/>
    <w:rsid w:val="005C2CFA"/>
    <w:rsid w:val="005C37DA"/>
    <w:rsid w:val="005E0239"/>
    <w:rsid w:val="005E0BE1"/>
    <w:rsid w:val="005F2276"/>
    <w:rsid w:val="005F6138"/>
    <w:rsid w:val="005F6B55"/>
    <w:rsid w:val="00600D52"/>
    <w:rsid w:val="00602083"/>
    <w:rsid w:val="00602E47"/>
    <w:rsid w:val="00606F85"/>
    <w:rsid w:val="00620646"/>
    <w:rsid w:val="00620993"/>
    <w:rsid w:val="00622711"/>
    <w:rsid w:val="0062497F"/>
    <w:rsid w:val="00655653"/>
    <w:rsid w:val="006563E8"/>
    <w:rsid w:val="00657D57"/>
    <w:rsid w:val="00670EA9"/>
    <w:rsid w:val="006745A6"/>
    <w:rsid w:val="00682749"/>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C1CF8"/>
    <w:rsid w:val="007C3591"/>
    <w:rsid w:val="007D5EBE"/>
    <w:rsid w:val="007E00D8"/>
    <w:rsid w:val="00810578"/>
    <w:rsid w:val="008209E6"/>
    <w:rsid w:val="0083258B"/>
    <w:rsid w:val="008325E0"/>
    <w:rsid w:val="00842015"/>
    <w:rsid w:val="00862BF5"/>
    <w:rsid w:val="0086642D"/>
    <w:rsid w:val="00870E76"/>
    <w:rsid w:val="00872B34"/>
    <w:rsid w:val="00876852"/>
    <w:rsid w:val="00891CE1"/>
    <w:rsid w:val="00896FD0"/>
    <w:rsid w:val="008A1DD1"/>
    <w:rsid w:val="008A54E6"/>
    <w:rsid w:val="008B1561"/>
    <w:rsid w:val="008B4585"/>
    <w:rsid w:val="008F02B3"/>
    <w:rsid w:val="00921450"/>
    <w:rsid w:val="009272BC"/>
    <w:rsid w:val="00945F48"/>
    <w:rsid w:val="00956188"/>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D6167"/>
    <w:rsid w:val="00AF013C"/>
    <w:rsid w:val="00B00C48"/>
    <w:rsid w:val="00B14C0B"/>
    <w:rsid w:val="00B26CCC"/>
    <w:rsid w:val="00B33532"/>
    <w:rsid w:val="00B51C39"/>
    <w:rsid w:val="00B54268"/>
    <w:rsid w:val="00B70A47"/>
    <w:rsid w:val="00B823FD"/>
    <w:rsid w:val="00B837A6"/>
    <w:rsid w:val="00BC48A0"/>
    <w:rsid w:val="00BF2FD0"/>
    <w:rsid w:val="00C1373A"/>
    <w:rsid w:val="00C14089"/>
    <w:rsid w:val="00C3330A"/>
    <w:rsid w:val="00C36B9E"/>
    <w:rsid w:val="00C37DE9"/>
    <w:rsid w:val="00C46217"/>
    <w:rsid w:val="00C55081"/>
    <w:rsid w:val="00C76CE8"/>
    <w:rsid w:val="00C86D6B"/>
    <w:rsid w:val="00CA1C39"/>
    <w:rsid w:val="00CA42C6"/>
    <w:rsid w:val="00CD6428"/>
    <w:rsid w:val="00CE1CDA"/>
    <w:rsid w:val="00D30165"/>
    <w:rsid w:val="00D523A9"/>
    <w:rsid w:val="00D54B78"/>
    <w:rsid w:val="00DB6730"/>
    <w:rsid w:val="00DC0C27"/>
    <w:rsid w:val="00E03A27"/>
    <w:rsid w:val="00E34677"/>
    <w:rsid w:val="00E417FA"/>
    <w:rsid w:val="00E43A42"/>
    <w:rsid w:val="00E54D46"/>
    <w:rsid w:val="00E55E2B"/>
    <w:rsid w:val="00E707F3"/>
    <w:rsid w:val="00E743DD"/>
    <w:rsid w:val="00E854D4"/>
    <w:rsid w:val="00F16BDE"/>
    <w:rsid w:val="00F24C24"/>
    <w:rsid w:val="00F25BB8"/>
    <w:rsid w:val="00F35E07"/>
    <w:rsid w:val="00F478A4"/>
    <w:rsid w:val="00F515D1"/>
    <w:rsid w:val="00F650DB"/>
    <w:rsid w:val="00F752C0"/>
    <w:rsid w:val="00F8088F"/>
    <w:rsid w:val="00F82270"/>
    <w:rsid w:val="00F855F7"/>
    <w:rsid w:val="00F90D14"/>
    <w:rsid w:val="00FC0B49"/>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09134-FF4F-4CDF-A470-606395F0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29</Pages>
  <Words>4886</Words>
  <Characters>26388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73</cp:revision>
  <cp:lastPrinted>2017-08-09T15:21:00Z</cp:lastPrinted>
  <dcterms:created xsi:type="dcterms:W3CDTF">2017-08-09T15:20:00Z</dcterms:created>
  <dcterms:modified xsi:type="dcterms:W3CDTF">2017-09-19T23:56:00Z</dcterms:modified>
</cp:coreProperties>
</file>